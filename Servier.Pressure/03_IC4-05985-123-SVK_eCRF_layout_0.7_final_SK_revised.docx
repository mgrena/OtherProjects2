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1C13" w14:textId="63581AE7" w:rsidR="00AC1771" w:rsidRPr="00B55B42" w:rsidRDefault="004C6E1B" w:rsidP="00700FFF">
      <w:pPr>
        <w:jc w:val="center"/>
        <w:rPr>
          <w:rFonts w:ascii="Calibri" w:hAnsi="Calibri"/>
          <w:b/>
          <w:sz w:val="40"/>
          <w:szCs w:val="40"/>
          <w:lang w:val="cs-CZ"/>
        </w:rPr>
      </w:pPr>
      <w:r w:rsidRPr="00B55B42">
        <w:rPr>
          <w:noProof/>
        </w:rPr>
        <w:drawing>
          <wp:inline distT="0" distB="0" distL="0" distR="0" wp14:anchorId="0CF535E6" wp14:editId="1516F144">
            <wp:extent cx="1301750" cy="406400"/>
            <wp:effectExtent l="0" t="0" r="0" b="0"/>
            <wp:docPr id="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3BE3A" w14:textId="6F45F975" w:rsidR="00F656D4" w:rsidRPr="00B55B42" w:rsidRDefault="00F656D4" w:rsidP="00A011C1">
      <w:pPr>
        <w:ind w:left="-426"/>
        <w:jc w:val="center"/>
        <w:rPr>
          <w:rFonts w:ascii="Calibri" w:hAnsi="Calibri" w:cs="Calibri"/>
          <w:b/>
          <w:sz w:val="72"/>
          <w:szCs w:val="56"/>
          <w:lang w:val="cs-CZ" w:eastAsia="ar-SA"/>
        </w:rPr>
      </w:pPr>
    </w:p>
    <w:p w14:paraId="6A7FF34A" w14:textId="77777777" w:rsidR="004548FF" w:rsidRPr="00B55B42" w:rsidRDefault="004548FF" w:rsidP="00A011C1">
      <w:pPr>
        <w:ind w:left="-426"/>
        <w:jc w:val="center"/>
        <w:rPr>
          <w:rFonts w:ascii="Calibri" w:hAnsi="Calibri" w:cs="Calibri"/>
          <w:b/>
          <w:sz w:val="72"/>
          <w:szCs w:val="56"/>
          <w:lang w:val="cs-CZ" w:eastAsia="ar-SA"/>
        </w:rPr>
      </w:pPr>
    </w:p>
    <w:p w14:paraId="665568D2" w14:textId="77777777" w:rsidR="00A011C1" w:rsidRPr="00B55B42" w:rsidRDefault="00A011C1" w:rsidP="00A011C1">
      <w:pPr>
        <w:ind w:left="-426"/>
        <w:jc w:val="center"/>
        <w:rPr>
          <w:rFonts w:ascii="Calibri" w:hAnsi="Calibri" w:cs="Calibri"/>
          <w:b/>
          <w:sz w:val="56"/>
          <w:szCs w:val="56"/>
          <w:lang w:val="cs-CZ"/>
        </w:rPr>
      </w:pPr>
      <w:r w:rsidRPr="00B55B42">
        <w:rPr>
          <w:rFonts w:ascii="Calibri" w:hAnsi="Calibri" w:cs="Calibri"/>
          <w:b/>
          <w:sz w:val="72"/>
          <w:szCs w:val="56"/>
          <w:lang w:val="cs-CZ" w:eastAsia="ar-SA"/>
        </w:rPr>
        <w:t>ELECTRONIC CASE REPORT FORM LAYOUT</w:t>
      </w:r>
    </w:p>
    <w:p w14:paraId="75A33181" w14:textId="77777777" w:rsidR="00AC1771" w:rsidRPr="00B55B42" w:rsidRDefault="00AC1771" w:rsidP="00AC1771">
      <w:pPr>
        <w:jc w:val="center"/>
        <w:rPr>
          <w:rFonts w:ascii="Calibri" w:hAnsi="Calibri" w:cs="Calibri"/>
          <w:b/>
          <w:bCs/>
          <w:sz w:val="28"/>
          <w:szCs w:val="32"/>
          <w:lang w:val="cs-CZ"/>
        </w:rPr>
      </w:pPr>
    </w:p>
    <w:p w14:paraId="10AF0D50" w14:textId="77777777" w:rsidR="00F656D4" w:rsidRPr="00B55B42" w:rsidRDefault="00F656D4" w:rsidP="00AC1771">
      <w:pPr>
        <w:jc w:val="center"/>
        <w:rPr>
          <w:rFonts w:ascii="Calibri" w:hAnsi="Calibri" w:cs="Calibri"/>
          <w:b/>
          <w:bCs/>
          <w:sz w:val="28"/>
          <w:szCs w:val="32"/>
          <w:lang w:val="cs-CZ"/>
        </w:rPr>
      </w:pPr>
    </w:p>
    <w:p w14:paraId="269E7BD3" w14:textId="77777777" w:rsidR="00A011C1" w:rsidRPr="00B55B42" w:rsidRDefault="00A011C1" w:rsidP="00AC1771">
      <w:pPr>
        <w:jc w:val="center"/>
        <w:rPr>
          <w:rFonts w:ascii="Calibri" w:hAnsi="Calibri" w:cs="Calibri"/>
          <w:b/>
          <w:bCs/>
          <w:sz w:val="28"/>
          <w:szCs w:val="32"/>
          <w:lang w:val="cs-CZ"/>
        </w:rPr>
      </w:pPr>
    </w:p>
    <w:p w14:paraId="2733398D" w14:textId="2140F098" w:rsidR="00AC1771" w:rsidRPr="005F2EC4" w:rsidRDefault="00E023EB" w:rsidP="6D389627">
      <w:pPr>
        <w:jc w:val="center"/>
        <w:rPr>
          <w:rFonts w:asciiTheme="minorHAnsi" w:hAnsiTheme="minorHAnsi" w:cstheme="minorBidi"/>
          <w:b/>
          <w:bCs/>
          <w:sz w:val="36"/>
          <w:szCs w:val="36"/>
          <w:lang w:val="cs-CZ"/>
        </w:rPr>
      </w:pPr>
      <w:r>
        <w:rPr>
          <w:rFonts w:asciiTheme="minorHAnsi" w:hAnsiTheme="minorHAnsi" w:cstheme="minorBidi"/>
          <w:b/>
          <w:bCs/>
          <w:sz w:val="36"/>
          <w:szCs w:val="36"/>
          <w:shd w:val="clear" w:color="auto" w:fill="FFFFFF"/>
        </w:rPr>
        <w:t xml:space="preserve">Trojmesačná, </w:t>
      </w:r>
      <w:proofErr w:type="spellStart"/>
      <w:r>
        <w:rPr>
          <w:rFonts w:asciiTheme="minorHAnsi" w:hAnsiTheme="minorHAnsi" w:cstheme="minorBidi"/>
          <w:b/>
          <w:bCs/>
          <w:sz w:val="36"/>
          <w:szCs w:val="36"/>
          <w:shd w:val="clear" w:color="auto" w:fill="FFFFFF"/>
        </w:rPr>
        <w:t>observačná</w:t>
      </w:r>
      <w:proofErr w:type="spellEnd"/>
      <w:r>
        <w:rPr>
          <w:rFonts w:asciiTheme="minorHAnsi" w:hAnsiTheme="minorHAnsi" w:cstheme="minorBidi"/>
          <w:b/>
          <w:bCs/>
          <w:sz w:val="36"/>
          <w:szCs w:val="36"/>
          <w:shd w:val="clear" w:color="auto" w:fill="FFFFFF"/>
        </w:rPr>
        <w:t xml:space="preserve">, epidemiologická štúdia hodnotiaca </w:t>
      </w:r>
      <w:r>
        <w:rPr>
          <w:rFonts w:asciiTheme="minorHAnsi" w:hAnsiTheme="minorHAnsi" w:cstheme="minorBidi"/>
          <w:b/>
          <w:bCs/>
          <w:sz w:val="36"/>
          <w:szCs w:val="36"/>
        </w:rPr>
        <w:t xml:space="preserve">kontrolu krvného tlaku u pacientov s potvrdenou a liečenou </w:t>
      </w:r>
      <w:r w:rsidR="00A3683E" w:rsidRPr="00A3683E">
        <w:rPr>
          <w:rFonts w:asciiTheme="minorHAnsi" w:hAnsiTheme="minorHAnsi" w:cstheme="minorBidi"/>
          <w:b/>
          <w:bCs/>
          <w:sz w:val="36"/>
          <w:szCs w:val="36"/>
          <w:highlight w:val="yellow"/>
        </w:rPr>
        <w:t>artériovou</w:t>
      </w:r>
      <w:r w:rsidR="00A3683E">
        <w:rPr>
          <w:rFonts w:asciiTheme="minorHAnsi" w:hAnsiTheme="minorHAnsi" w:cstheme="minorBidi"/>
          <w:b/>
          <w:bCs/>
          <w:sz w:val="36"/>
          <w:szCs w:val="36"/>
        </w:rPr>
        <w:t xml:space="preserve"> </w:t>
      </w:r>
      <w:r>
        <w:rPr>
          <w:rFonts w:asciiTheme="minorHAnsi" w:hAnsiTheme="minorHAnsi" w:cstheme="minorBidi"/>
          <w:b/>
          <w:bCs/>
          <w:sz w:val="36"/>
          <w:szCs w:val="36"/>
        </w:rPr>
        <w:t xml:space="preserve">hypertenziou </w:t>
      </w:r>
    </w:p>
    <w:p w14:paraId="73338CC5" w14:textId="77777777" w:rsidR="00761CC5" w:rsidRPr="00B55B42" w:rsidRDefault="00761CC5" w:rsidP="00761CC5">
      <w:pPr>
        <w:rPr>
          <w:rFonts w:ascii="Calibri" w:hAnsi="Calibri" w:cs="Calibri"/>
          <w:sz w:val="28"/>
          <w:szCs w:val="28"/>
          <w:lang w:val="cs-CZ"/>
        </w:rPr>
      </w:pPr>
    </w:p>
    <w:p w14:paraId="1BAC4466" w14:textId="57C40EA8" w:rsidR="00761CC5" w:rsidRPr="00B55B42" w:rsidRDefault="00E023EB" w:rsidP="00761CC5">
      <w:pPr>
        <w:jc w:val="center"/>
        <w:rPr>
          <w:rFonts w:ascii="Calibri" w:hAnsi="Calibri" w:cs="Calibri"/>
          <w:b/>
          <w:color w:val="000000" w:themeColor="text1"/>
          <w:szCs w:val="28"/>
          <w:lang w:val="cs-CZ"/>
        </w:rPr>
      </w:pPr>
      <w:r w:rsidRPr="00B55B42">
        <w:rPr>
          <w:rFonts w:ascii="Calibri" w:hAnsi="Calibri" w:cs="Calibri"/>
          <w:b/>
          <w:szCs w:val="28"/>
          <w:lang w:val="cs-CZ"/>
        </w:rPr>
        <w:t xml:space="preserve">Draft </w:t>
      </w:r>
      <w:proofErr w:type="spellStart"/>
      <w:r w:rsidRPr="00B55B42">
        <w:rPr>
          <w:rFonts w:ascii="Calibri" w:hAnsi="Calibri" w:cs="Calibri"/>
          <w:b/>
          <w:szCs w:val="28"/>
          <w:lang w:val="cs-CZ"/>
        </w:rPr>
        <w:t>ve</w:t>
      </w:r>
      <w:r>
        <w:rPr>
          <w:rFonts w:ascii="Calibri" w:hAnsi="Calibri" w:cs="Calibri"/>
          <w:b/>
          <w:szCs w:val="28"/>
          <w:lang w:val="cs-CZ"/>
        </w:rPr>
        <w:t>rzia</w:t>
      </w:r>
      <w:proofErr w:type="spellEnd"/>
      <w:r w:rsidRPr="00B55B42">
        <w:rPr>
          <w:rFonts w:ascii="Calibri" w:hAnsi="Calibri" w:cs="Calibri"/>
          <w:b/>
          <w:szCs w:val="28"/>
          <w:lang w:val="cs-CZ"/>
        </w:rPr>
        <w:t xml:space="preserve"> </w:t>
      </w:r>
      <w:r w:rsidR="00995A03" w:rsidRPr="00B55B42">
        <w:rPr>
          <w:rFonts w:ascii="Calibri" w:hAnsi="Calibri" w:cs="Calibri"/>
          <w:b/>
          <w:szCs w:val="28"/>
          <w:lang w:val="cs-CZ"/>
        </w:rPr>
        <w:t>0</w:t>
      </w:r>
      <w:r w:rsidR="006F6519" w:rsidRPr="00B55B42">
        <w:rPr>
          <w:rFonts w:ascii="Calibri" w:hAnsi="Calibri" w:cs="Calibri"/>
          <w:b/>
          <w:szCs w:val="28"/>
          <w:lang w:val="cs-CZ"/>
        </w:rPr>
        <w:t>.</w:t>
      </w:r>
      <w:r w:rsidR="00C114EE">
        <w:rPr>
          <w:rFonts w:ascii="Calibri" w:hAnsi="Calibri" w:cs="Calibri"/>
          <w:b/>
          <w:color w:val="000000" w:themeColor="text1"/>
          <w:szCs w:val="28"/>
          <w:lang w:val="cs-CZ"/>
        </w:rPr>
        <w:t>7</w:t>
      </w:r>
      <w:r w:rsidR="006F6519" w:rsidRPr="00B55B42">
        <w:rPr>
          <w:rFonts w:ascii="Calibri" w:hAnsi="Calibri" w:cs="Calibri"/>
          <w:b/>
          <w:color w:val="000000" w:themeColor="text1"/>
          <w:szCs w:val="28"/>
          <w:lang w:val="cs-CZ"/>
        </w:rPr>
        <w:t>,</w:t>
      </w:r>
      <w:r w:rsidR="00D95BDC" w:rsidRPr="00B55B42">
        <w:rPr>
          <w:rFonts w:ascii="Calibri" w:hAnsi="Calibri" w:cs="Calibri"/>
          <w:b/>
          <w:color w:val="000000" w:themeColor="text1"/>
          <w:szCs w:val="28"/>
          <w:lang w:val="cs-CZ"/>
        </w:rPr>
        <w:t xml:space="preserve"> </w:t>
      </w:r>
      <w:r w:rsidR="00C114EE">
        <w:rPr>
          <w:rFonts w:ascii="Calibri" w:hAnsi="Calibri" w:cs="Calibri"/>
          <w:b/>
          <w:color w:val="000000" w:themeColor="text1"/>
          <w:szCs w:val="28"/>
          <w:lang w:val="cs-CZ"/>
        </w:rPr>
        <w:t>04</w:t>
      </w:r>
      <w:r w:rsidR="002E539F">
        <w:rPr>
          <w:rFonts w:ascii="Calibri" w:hAnsi="Calibri" w:cs="Calibri"/>
          <w:b/>
          <w:color w:val="000000" w:themeColor="text1"/>
          <w:szCs w:val="28"/>
          <w:lang w:val="cs-CZ"/>
        </w:rPr>
        <w:t xml:space="preserve">. </w:t>
      </w:r>
      <w:proofErr w:type="spellStart"/>
      <w:r w:rsidR="00C114EE">
        <w:rPr>
          <w:rFonts w:ascii="Calibri" w:hAnsi="Calibri" w:cs="Calibri"/>
          <w:b/>
          <w:color w:val="000000" w:themeColor="text1"/>
          <w:szCs w:val="28"/>
          <w:lang w:val="cs-CZ"/>
        </w:rPr>
        <w:t>marec</w:t>
      </w:r>
      <w:proofErr w:type="spellEnd"/>
      <w:r w:rsidR="00C114EE">
        <w:rPr>
          <w:rFonts w:ascii="Calibri" w:hAnsi="Calibri" w:cs="Calibri"/>
          <w:b/>
          <w:color w:val="000000" w:themeColor="text1"/>
          <w:szCs w:val="28"/>
          <w:lang w:val="cs-CZ"/>
        </w:rPr>
        <w:t xml:space="preserve"> </w:t>
      </w:r>
      <w:r w:rsidR="00796926" w:rsidRPr="00B55B42">
        <w:rPr>
          <w:rFonts w:ascii="Calibri" w:hAnsi="Calibri" w:cs="Calibri"/>
          <w:b/>
          <w:color w:val="000000" w:themeColor="text1"/>
          <w:szCs w:val="28"/>
          <w:lang w:val="cs-CZ"/>
        </w:rPr>
        <w:t>202</w:t>
      </w:r>
      <w:r>
        <w:rPr>
          <w:rFonts w:ascii="Calibri" w:hAnsi="Calibri" w:cs="Calibri"/>
          <w:b/>
          <w:color w:val="000000" w:themeColor="text1"/>
          <w:szCs w:val="28"/>
          <w:lang w:val="cs-CZ"/>
        </w:rPr>
        <w:t>5</w:t>
      </w:r>
    </w:p>
    <w:p w14:paraId="6570E22F" w14:textId="36A20BF4" w:rsidR="004548FF" w:rsidRPr="00B55B42" w:rsidRDefault="004548FF" w:rsidP="00761CC5">
      <w:pPr>
        <w:jc w:val="center"/>
        <w:rPr>
          <w:rFonts w:ascii="Calibri" w:hAnsi="Calibri" w:cs="Calibri"/>
          <w:b/>
          <w:color w:val="FF0000"/>
          <w:szCs w:val="28"/>
          <w:lang w:val="cs-CZ"/>
        </w:rPr>
      </w:pPr>
    </w:p>
    <w:p w14:paraId="01B1522E" w14:textId="0AAA6D94" w:rsidR="004548FF" w:rsidRPr="00B55B42" w:rsidRDefault="004548FF" w:rsidP="00761CC5">
      <w:pPr>
        <w:jc w:val="center"/>
        <w:rPr>
          <w:rFonts w:ascii="Calibri" w:hAnsi="Calibri" w:cs="Calibri"/>
          <w:b/>
          <w:color w:val="FF0000"/>
          <w:szCs w:val="28"/>
          <w:lang w:val="cs-CZ"/>
        </w:rPr>
      </w:pPr>
    </w:p>
    <w:p w14:paraId="4E8861A5" w14:textId="77777777" w:rsidR="004548FF" w:rsidRPr="00B55B42" w:rsidRDefault="004548FF" w:rsidP="00761CC5">
      <w:pPr>
        <w:jc w:val="center"/>
        <w:rPr>
          <w:rFonts w:ascii="Calibri" w:hAnsi="Calibri" w:cs="Calibri"/>
          <w:b/>
          <w:color w:val="FF0000"/>
          <w:szCs w:val="28"/>
          <w:lang w:val="cs-CZ"/>
        </w:rPr>
      </w:pPr>
    </w:p>
    <w:p w14:paraId="43877C48" w14:textId="77777777" w:rsidR="00DD5E59" w:rsidRPr="00B55B42" w:rsidRDefault="00DD5E59" w:rsidP="002E539F">
      <w:pPr>
        <w:rPr>
          <w:rFonts w:ascii="Calibri" w:hAnsi="Calibri" w:cs="Calibri"/>
          <w:b/>
          <w:szCs w:val="28"/>
          <w:lang w:val="cs-CZ"/>
        </w:rPr>
      </w:pPr>
    </w:p>
    <w:p w14:paraId="3FB7A6DB" w14:textId="77777777" w:rsidR="00761CC5" w:rsidRPr="00B55B42" w:rsidRDefault="00761CC5" w:rsidP="00761CC5">
      <w:pPr>
        <w:jc w:val="center"/>
        <w:rPr>
          <w:rFonts w:ascii="Calibri" w:hAnsi="Calibri" w:cs="Calibri"/>
          <w:b/>
          <w:szCs w:val="28"/>
          <w:lang w:val="cs-CZ"/>
        </w:rPr>
      </w:pPr>
    </w:p>
    <w:p w14:paraId="0388EB17" w14:textId="77777777" w:rsidR="001E0DD0" w:rsidRPr="00B55B42" w:rsidRDefault="001E0DD0" w:rsidP="00761CC5">
      <w:pPr>
        <w:jc w:val="center"/>
        <w:rPr>
          <w:rFonts w:ascii="Calibri" w:hAnsi="Calibri" w:cs="Calibri"/>
          <w:b/>
          <w:szCs w:val="28"/>
          <w:lang w:val="cs-CZ"/>
        </w:rPr>
      </w:pPr>
    </w:p>
    <w:p w14:paraId="36AF886E" w14:textId="77777777" w:rsidR="001E0DD0" w:rsidRPr="00B55B42" w:rsidRDefault="001E0DD0" w:rsidP="00761CC5">
      <w:pPr>
        <w:jc w:val="center"/>
        <w:rPr>
          <w:rFonts w:ascii="Calibri" w:hAnsi="Calibri" w:cs="Calibri"/>
          <w:b/>
          <w:szCs w:val="28"/>
          <w:lang w:val="cs-CZ"/>
        </w:rPr>
      </w:pPr>
    </w:p>
    <w:p w14:paraId="0711AAD9" w14:textId="4330BA01" w:rsidR="001E0DD0" w:rsidRPr="00B55B42" w:rsidRDefault="00370D93" w:rsidP="00370D93">
      <w:pPr>
        <w:tabs>
          <w:tab w:val="left" w:pos="7060"/>
        </w:tabs>
        <w:rPr>
          <w:rFonts w:ascii="Calibri" w:hAnsi="Calibri" w:cs="Calibri"/>
          <w:b/>
          <w:szCs w:val="28"/>
          <w:lang w:val="cs-CZ"/>
        </w:rPr>
      </w:pPr>
      <w:r w:rsidRPr="00B55B42">
        <w:rPr>
          <w:rFonts w:ascii="Calibri" w:hAnsi="Calibri" w:cs="Calibri"/>
          <w:b/>
          <w:szCs w:val="28"/>
          <w:lang w:val="cs-CZ"/>
        </w:rPr>
        <w:tab/>
      </w:r>
    </w:p>
    <w:p w14:paraId="4BD3F3DD" w14:textId="77777777" w:rsidR="00995A03" w:rsidRPr="00B55B42" w:rsidRDefault="00995A03" w:rsidP="00761CC5">
      <w:pPr>
        <w:jc w:val="center"/>
        <w:rPr>
          <w:rFonts w:ascii="Calibri" w:hAnsi="Calibri" w:cs="Calibri"/>
          <w:b/>
          <w:szCs w:val="28"/>
          <w:lang w:val="cs-CZ"/>
        </w:rPr>
      </w:pPr>
    </w:p>
    <w:p w14:paraId="1D3F457F" w14:textId="77777777" w:rsidR="001E0DD0" w:rsidRPr="00B55B42" w:rsidRDefault="001E0DD0" w:rsidP="00761CC5">
      <w:pPr>
        <w:jc w:val="center"/>
        <w:rPr>
          <w:rFonts w:ascii="Calibri" w:hAnsi="Calibri" w:cs="Calibri"/>
          <w:b/>
          <w:szCs w:val="28"/>
          <w:lang w:val="cs-CZ"/>
        </w:rPr>
      </w:pPr>
    </w:p>
    <w:p w14:paraId="1F59D54E" w14:textId="77777777" w:rsidR="001E0DD0" w:rsidRPr="00B55B42" w:rsidRDefault="001E0DD0" w:rsidP="00DD5E59">
      <w:pPr>
        <w:rPr>
          <w:rFonts w:ascii="Calibri" w:hAnsi="Calibri" w:cs="Calibri"/>
          <w:b/>
          <w:szCs w:val="28"/>
          <w:lang w:val="cs-CZ"/>
        </w:rPr>
      </w:pPr>
    </w:p>
    <w:p w14:paraId="71711875" w14:textId="0C664443" w:rsidR="00A011C1" w:rsidRPr="00B55B42" w:rsidRDefault="004C6E1B" w:rsidP="00D61C98">
      <w:pPr>
        <w:rPr>
          <w:rFonts w:ascii="Calibri" w:hAnsi="Calibri" w:cs="Calibri"/>
          <w:b/>
          <w:szCs w:val="28"/>
          <w:lang w:val="cs-CZ"/>
        </w:rPr>
        <w:sectPr w:rsidR="00A011C1" w:rsidRPr="00B55B42" w:rsidSect="00C34587"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B55B42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AF25EF7" wp14:editId="41CF364D">
                <wp:simplePos x="0" y="0"/>
                <wp:positionH relativeFrom="column">
                  <wp:posOffset>33264</wp:posOffset>
                </wp:positionH>
                <wp:positionV relativeFrom="paragraph">
                  <wp:posOffset>761707</wp:posOffset>
                </wp:positionV>
                <wp:extent cx="5760720" cy="1275080"/>
                <wp:effectExtent l="0" t="0" r="0" b="0"/>
                <wp:wrapSquare wrapText="bothSides"/>
                <wp:docPr id="3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1275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4378A" w14:textId="77777777" w:rsidR="00E023EB" w:rsidRPr="00307C41" w:rsidRDefault="00E023EB" w:rsidP="00E023EB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</w:pPr>
                            <w:r w:rsidRPr="00307C41">
                              <w:rPr>
                                <w:rFonts w:ascii="Calibri" w:hAnsi="Calibri" w:cs="Calibri"/>
                                <w:b/>
                                <w:sz w:val="20"/>
                                <w:szCs w:val="20"/>
                              </w:rPr>
                              <w:t>Vyhlásenie o dôvernosti</w:t>
                            </w:r>
                          </w:p>
                          <w:p w14:paraId="330021D9" w14:textId="7FAE4F2E" w:rsidR="002E539F" w:rsidRPr="00E023EB" w:rsidRDefault="00E023EB" w:rsidP="00DD5E59">
                            <w:pPr>
                              <w:jc w:val="both"/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  <w:highlight w:val="red"/>
                              </w:rPr>
                            </w:pPr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Tento dokument obsahuje dôverné informácie spoločnosti Servier Slovensko, spol. s </w:t>
                            </w:r>
                            <w:proofErr w:type="spellStart"/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r.o</w:t>
                            </w:r>
                            <w:proofErr w:type="spellEnd"/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., ktoré nesmú byť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poskytnuté</w:t>
                            </w:r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 nikomu inému ako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oprávneným </w:t>
                            </w:r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pracovníkom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študijných centier</w:t>
                            </w:r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, členom príslušnej Etickej komisie a Štátneho ústavu pre kontrolu liečiv. Bez predchádzajúceho písomného súhlasu spoločnosti </w:t>
                            </w:r>
                            <w:proofErr w:type="spellStart"/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Servier</w:t>
                            </w:r>
                            <w:proofErr w:type="spellEnd"/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 Slovensko, </w:t>
                            </w:r>
                            <w:proofErr w:type="spellStart"/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spol</w:t>
                            </w:r>
                            <w:proofErr w:type="spellEnd"/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 s </w:t>
                            </w:r>
                            <w:proofErr w:type="spellStart"/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r.o</w:t>
                            </w:r>
                            <w:proofErr w:type="spellEnd"/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. nie je možné tieto informácie použiť na žiad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e</w:t>
                            </w:r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n iný účel ako na 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vyhodnotenie a realizáciu</w:t>
                            </w:r>
                            <w:r w:rsidRPr="00307C41"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 t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color w:val="000000"/>
                                <w:sz w:val="20"/>
                                <w:szCs w:val="20"/>
                              </w:rPr>
                              <w:t>ejto štúdie</w:t>
                            </w:r>
                            <w:r w:rsidR="002E539F" w:rsidRPr="00F656D4">
                              <w:rPr>
                                <w:rFonts w:ascii="Calibri" w:eastAsia="MS Mincho" w:hAnsi="Calibri" w:cs="Calibri"/>
                                <w:i/>
                                <w:color w:val="000000"/>
                                <w:sz w:val="20"/>
                                <w:szCs w:val="20"/>
                                <w:lang w:eastAsia="ja-JP"/>
                              </w:rPr>
                              <w:t>.</w:t>
                            </w:r>
                          </w:p>
                          <w:p w14:paraId="271F62DE" w14:textId="77777777" w:rsidR="002E539F" w:rsidRDefault="002E539F" w:rsidP="00DD5E59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</w:rPr>
                            </w:pPr>
                          </w:p>
                          <w:p w14:paraId="7A209ABD" w14:textId="77777777" w:rsidR="002E539F" w:rsidRPr="00F27E31" w:rsidRDefault="002E539F" w:rsidP="00DD5E59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</w:rPr>
                            </w:pPr>
                          </w:p>
                          <w:p w14:paraId="4FDD386C" w14:textId="77777777" w:rsidR="002E539F" w:rsidRPr="00ED23D7" w:rsidRDefault="002E539F" w:rsidP="00DD5E59">
                            <w:pPr>
                              <w:jc w:val="both"/>
                              <w:rPr>
                                <w:b/>
                                <w:bCs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F25E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.6pt;margin-top:60pt;width:453.6pt;height:100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" stroked="f">
                <v:textbox>
                  <w:txbxContent>
                    <w:p w14:paraId="69C4378A" w14:textId="77777777" w:rsidR="00E023EB" w:rsidRPr="00307C41" w:rsidRDefault="00E023EB" w:rsidP="00E023EB">
                      <w:pPr>
                        <w:jc w:val="both"/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</w:pPr>
                      <w:r w:rsidRPr="00307C41">
                        <w:rPr>
                          <w:rFonts w:ascii="Calibri" w:hAnsi="Calibri" w:cs="Calibri"/>
                          <w:b/>
                          <w:sz w:val="20"/>
                          <w:szCs w:val="20"/>
                        </w:rPr>
                        <w:t>Vyhlásenie o dôvernosti</w:t>
                      </w:r>
                    </w:p>
                    <w:p w14:paraId="330021D9" w14:textId="7FAE4F2E" w:rsidR="002E539F" w:rsidRPr="00E023EB" w:rsidRDefault="00E023EB" w:rsidP="00DD5E59">
                      <w:pPr>
                        <w:jc w:val="both"/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  <w:highlight w:val="red"/>
                        </w:rPr>
                      </w:pPr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Tento dokument obsahuje dôverné informácie spoločnosti Servier Slovensko, spol. s </w:t>
                      </w:r>
                      <w:proofErr w:type="spellStart"/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r.o</w:t>
                      </w:r>
                      <w:proofErr w:type="spellEnd"/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., ktoré nesmú byť </w:t>
                      </w:r>
                      <w:r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poskytnuté</w:t>
                      </w:r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 nikomu inému ako </w:t>
                      </w:r>
                      <w:r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oprávneným </w:t>
                      </w:r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pracovníkom </w:t>
                      </w:r>
                      <w:r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študijných centier</w:t>
                      </w:r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, členom príslušnej Etickej komisie a Štátneho ústavu pre kontrolu liečiv. Bez predchádzajúceho písomného súhlasu spoločnosti </w:t>
                      </w:r>
                      <w:proofErr w:type="spellStart"/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Servier</w:t>
                      </w:r>
                      <w:proofErr w:type="spellEnd"/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 Slovensko, </w:t>
                      </w:r>
                      <w:proofErr w:type="spellStart"/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spol</w:t>
                      </w:r>
                      <w:proofErr w:type="spellEnd"/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 s </w:t>
                      </w:r>
                      <w:proofErr w:type="spellStart"/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r.o</w:t>
                      </w:r>
                      <w:proofErr w:type="spellEnd"/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. nie je možné tieto informácie použiť na žiad</w:t>
                      </w:r>
                      <w:r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e</w:t>
                      </w:r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n iný účel ako na </w:t>
                      </w:r>
                      <w:r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vyhodnotenie a realizáciu</w:t>
                      </w:r>
                      <w:r w:rsidRPr="00307C41"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 xml:space="preserve"> t</w:t>
                      </w:r>
                      <w:r>
                        <w:rPr>
                          <w:rFonts w:ascii="Calibri" w:hAnsi="Calibri" w:cs="Calibri"/>
                          <w:i/>
                          <w:color w:val="000000"/>
                          <w:sz w:val="20"/>
                          <w:szCs w:val="20"/>
                        </w:rPr>
                        <w:t>ejto štúdie</w:t>
                      </w:r>
                      <w:r w:rsidR="002E539F" w:rsidRPr="00F656D4">
                        <w:rPr>
                          <w:rFonts w:ascii="Calibri" w:eastAsia="MS Mincho" w:hAnsi="Calibri" w:cs="Calibri"/>
                          <w:i/>
                          <w:color w:val="000000"/>
                          <w:sz w:val="20"/>
                          <w:szCs w:val="20"/>
                          <w:lang w:eastAsia="ja-JP"/>
                        </w:rPr>
                        <w:t>.</w:t>
                      </w:r>
                    </w:p>
                    <w:p w14:paraId="271F62DE" w14:textId="77777777" w:rsidR="002E539F" w:rsidRDefault="002E539F" w:rsidP="00DD5E59">
                      <w:pPr>
                        <w:jc w:val="both"/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</w:rPr>
                      </w:pPr>
                    </w:p>
                    <w:p w14:paraId="7A209ABD" w14:textId="77777777" w:rsidR="002E539F" w:rsidRPr="00F27E31" w:rsidRDefault="002E539F" w:rsidP="00DD5E59">
                      <w:pPr>
                        <w:jc w:val="both"/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</w:rPr>
                      </w:pPr>
                    </w:p>
                    <w:p w14:paraId="4FDD386C" w14:textId="77777777" w:rsidR="002E539F" w:rsidRPr="00ED23D7" w:rsidRDefault="002E539F" w:rsidP="00DD5E59">
                      <w:pPr>
                        <w:jc w:val="both"/>
                        <w:rPr>
                          <w:b/>
                          <w:bCs/>
                          <w:i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20"/>
        <w:gridCol w:w="6945"/>
      </w:tblGrid>
      <w:tr w:rsidR="002E539F" w:rsidRPr="00B55B42" w14:paraId="7D445275" w14:textId="77777777" w:rsidTr="002E539F">
        <w:trPr>
          <w:trHeight w:val="510"/>
        </w:trPr>
        <w:tc>
          <w:tcPr>
            <w:tcW w:w="10065" w:type="dxa"/>
            <w:gridSpan w:val="2"/>
            <w:shd w:val="clear" w:color="auto" w:fill="808080"/>
            <w:vAlign w:val="center"/>
          </w:tcPr>
          <w:p w14:paraId="6A8EA45C" w14:textId="4B41B037" w:rsidR="002E539F" w:rsidRPr="00B55B42" w:rsidRDefault="00E023EB" w:rsidP="002E539F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lastRenderedPageBreak/>
              <w:t>ZÁKLADNÉ INFORMÁCIE O PRACOVISKU</w:t>
            </w:r>
            <w:r w:rsidR="002E539F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</w:p>
        </w:tc>
      </w:tr>
      <w:tr w:rsidR="005F2EC4" w:rsidRPr="00B55B42" w14:paraId="2CEF20AD" w14:textId="77777777" w:rsidTr="00806180">
        <w:trPr>
          <w:trHeight w:val="510"/>
        </w:trPr>
        <w:tc>
          <w:tcPr>
            <w:tcW w:w="3120" w:type="dxa"/>
            <w:vAlign w:val="center"/>
          </w:tcPr>
          <w:p w14:paraId="0F31447E" w14:textId="2804A988" w:rsidR="005F2EC4" w:rsidRPr="009C5710" w:rsidRDefault="00E023EB" w:rsidP="00806180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Typ pracoviska</w:t>
            </w:r>
            <w:r w:rsidR="005F2EC4" w:rsidRPr="00B55B42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 </w:t>
            </w:r>
          </w:p>
        </w:tc>
        <w:tc>
          <w:tcPr>
            <w:tcW w:w="6945" w:type="dxa"/>
            <w:vAlign w:val="center"/>
          </w:tcPr>
          <w:p w14:paraId="701D3E62" w14:textId="4A821E69" w:rsidR="005F2EC4" w:rsidRPr="00B55B42" w:rsidRDefault="005F2EC4" w:rsidP="007E031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ambulancia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E058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nemocničné</w:t>
            </w:r>
            <w:proofErr w:type="spellEnd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oddelenie</w:t>
            </w:r>
            <w:proofErr w:type="spellEnd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alebo</w:t>
            </w:r>
            <w:proofErr w:type="spellEnd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klinika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</w:p>
        </w:tc>
      </w:tr>
      <w:tr w:rsidR="005F2EC4" w:rsidRPr="00B55B42" w14:paraId="6356E5E1" w14:textId="77777777" w:rsidTr="00806180">
        <w:trPr>
          <w:trHeight w:val="510"/>
        </w:trPr>
        <w:tc>
          <w:tcPr>
            <w:tcW w:w="3120" w:type="dxa"/>
            <w:vAlign w:val="center"/>
          </w:tcPr>
          <w:p w14:paraId="2B96916F" w14:textId="6D1E054B" w:rsidR="005F2EC4" w:rsidRDefault="00E023EB" w:rsidP="00806180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Špecializácia skúšajúceho lekára </w:t>
            </w:r>
            <w:r w:rsidR="005F2EC4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(</w:t>
            </w: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hlavná</w:t>
            </w:r>
            <w:r w:rsidR="005F2EC4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)</w:t>
            </w:r>
          </w:p>
        </w:tc>
        <w:tc>
          <w:tcPr>
            <w:tcW w:w="6945" w:type="dxa"/>
            <w:vAlign w:val="center"/>
          </w:tcPr>
          <w:p w14:paraId="7D239406" w14:textId="4131DE40" w:rsidR="00D12578" w:rsidRDefault="00D12578" w:rsidP="00D1257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diabetológ</w:t>
            </w:r>
            <w:proofErr w:type="spellEnd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0CEF18F" w14:textId="45F393B1" w:rsidR="00D12578" w:rsidRDefault="00D12578" w:rsidP="00D1257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geriater</w:t>
            </w:r>
            <w:proofErr w:type="spellEnd"/>
          </w:p>
          <w:p w14:paraId="29A07083" w14:textId="2C75CB43" w:rsidR="00D12578" w:rsidRDefault="00D12578" w:rsidP="00D1257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internista </w:t>
            </w:r>
          </w:p>
          <w:p w14:paraId="437F6E57" w14:textId="6DBA1017" w:rsidR="00D12578" w:rsidRDefault="00D12578" w:rsidP="00D12578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kardiológ</w:t>
            </w:r>
            <w:proofErr w:type="spellEnd"/>
          </w:p>
          <w:p w14:paraId="3385BED8" w14:textId="53019C9C" w:rsidR="00C67F22" w:rsidRDefault="00C67F22" w:rsidP="00C67F22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všeobecný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lekár</w:t>
            </w:r>
            <w:proofErr w:type="spellEnd"/>
          </w:p>
          <w:p w14:paraId="4A561455" w14:textId="12A9A463" w:rsidR="005F2EC4" w:rsidRPr="00B55B42" w:rsidRDefault="005F2EC4" w:rsidP="007E031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iná</w:t>
            </w:r>
            <w:proofErr w:type="spellEnd"/>
          </w:p>
        </w:tc>
      </w:tr>
      <w:tr w:rsidR="005F2EC4" w:rsidRPr="00B55B42" w14:paraId="65E24955" w14:textId="77777777" w:rsidTr="005F2EC4">
        <w:trPr>
          <w:trHeight w:val="685"/>
        </w:trPr>
        <w:tc>
          <w:tcPr>
            <w:tcW w:w="3120" w:type="dxa"/>
            <w:vAlign w:val="center"/>
          </w:tcPr>
          <w:p w14:paraId="6CC5560D" w14:textId="113AE8B4" w:rsidR="005F2EC4" w:rsidRPr="00B55B42" w:rsidRDefault="00E023EB" w:rsidP="00806180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Približný počet dispenzarizovaných pacientov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39A63434" w14:textId="2E42C9D3" w:rsidR="005F2EC4" w:rsidRDefault="00E023EB" w:rsidP="007E031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všetci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pacienti</w:t>
            </w:r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  <w:r w:rsidR="005F2EC4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</w:t>
            </w:r>
            <w:r w:rsidR="005F2EC4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    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r w:rsidR="005F2EC4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</w:t>
            </w:r>
            <w:r w:rsidR="005F2EC4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|__|__|__|__|__|</w:t>
            </w:r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</w:t>
            </w:r>
            <w:r w:rsidR="005F2EC4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5F2EC4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neznámy</w:t>
            </w:r>
          </w:p>
          <w:p w14:paraId="69831C51" w14:textId="07E66DC1" w:rsidR="005F2EC4" w:rsidRPr="00B55B42" w:rsidRDefault="007E0315" w:rsidP="007E031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>a</w:t>
            </w:r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c</w:t>
            </w:r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>ient</w:t>
            </w:r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i</w:t>
            </w:r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s</w:t>
            </w:r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FB7BA7" w:rsidRPr="00803610">
              <w:rPr>
                <w:rFonts w:ascii="Calibri" w:hAnsi="Calibri" w:cs="Calibri"/>
                <w:sz w:val="22"/>
                <w:szCs w:val="22"/>
                <w:highlight w:val="yellow"/>
                <w:lang w:val="cs-CZ"/>
              </w:rPr>
              <w:t>a</w:t>
            </w:r>
            <w:r w:rsidR="00803610" w:rsidRPr="00803610">
              <w:rPr>
                <w:rFonts w:ascii="Calibri" w:hAnsi="Calibri" w:cs="Calibri"/>
                <w:sz w:val="22"/>
                <w:szCs w:val="22"/>
                <w:highlight w:val="yellow"/>
                <w:lang w:val="cs-CZ"/>
              </w:rPr>
              <w:t>rtériovou</w:t>
            </w:r>
            <w:proofErr w:type="spellEnd"/>
            <w:r w:rsidR="00FB7BA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proofErr w:type="gramStart"/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>hyperten</w:t>
            </w:r>
            <w:r w:rsidR="002B5684">
              <w:rPr>
                <w:rFonts w:ascii="Calibri" w:hAnsi="Calibri" w:cs="Calibri"/>
                <w:sz w:val="22"/>
                <w:szCs w:val="22"/>
                <w:lang w:val="cs-CZ"/>
              </w:rPr>
              <w:t>z</w:t>
            </w:r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>io</w:t>
            </w:r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u</w:t>
            </w:r>
            <w:proofErr w:type="spellEnd"/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  <w:r w:rsidR="005F2EC4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</w:t>
            </w:r>
            <w:proofErr w:type="gramEnd"/>
            <w:r w:rsidR="005F2EC4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|__|__|__|__|__|</w:t>
            </w:r>
            <w:r w:rsidR="005F2EC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</w:t>
            </w:r>
            <w:r w:rsidR="005F2EC4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5F2EC4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E023EB">
              <w:rPr>
                <w:rFonts w:ascii="Calibri" w:hAnsi="Calibri" w:cs="Calibri"/>
                <w:sz w:val="22"/>
                <w:szCs w:val="22"/>
                <w:lang w:val="cs-CZ"/>
              </w:rPr>
              <w:t>neznámy</w:t>
            </w:r>
          </w:p>
        </w:tc>
      </w:tr>
    </w:tbl>
    <w:p w14:paraId="61F08CF0" w14:textId="645BBBEF" w:rsidR="002E539F" w:rsidRPr="003228AA" w:rsidRDefault="002E539F">
      <w:pPr>
        <w:rPr>
          <w:rFonts w:ascii="Calibri" w:hAnsi="Calibri"/>
          <w:b/>
          <w:sz w:val="8"/>
          <w:szCs w:val="8"/>
        </w:rPr>
      </w:pPr>
    </w:p>
    <w:p w14:paraId="4114C77D" w14:textId="3D893E7F" w:rsidR="003228AA" w:rsidRPr="00B0068D" w:rsidRDefault="00B0068D">
      <w:pPr>
        <w:rPr>
          <w:rFonts w:ascii="Calibri" w:hAnsi="Calibri"/>
          <w:bCs/>
          <w:sz w:val="48"/>
          <w:szCs w:val="48"/>
        </w:rPr>
      </w:pPr>
      <w:r w:rsidRPr="00B0068D">
        <w:rPr>
          <w:rFonts w:ascii="Calibri" w:hAnsi="Calibri"/>
          <w:bCs/>
          <w:sz w:val="48"/>
          <w:szCs w:val="48"/>
        </w:rPr>
        <w:t xml:space="preserve">Prvá </w:t>
      </w:r>
      <w:proofErr w:type="spellStart"/>
      <w:r w:rsidRPr="00B0068D">
        <w:rPr>
          <w:rFonts w:ascii="Calibri" w:hAnsi="Calibri"/>
          <w:bCs/>
          <w:sz w:val="48"/>
          <w:szCs w:val="48"/>
        </w:rPr>
        <w:t>založka</w:t>
      </w:r>
      <w:proofErr w:type="spellEnd"/>
      <w:r w:rsidRPr="00B0068D">
        <w:rPr>
          <w:rFonts w:ascii="Calibri" w:hAnsi="Calibri"/>
          <w:bCs/>
          <w:sz w:val="48"/>
          <w:szCs w:val="48"/>
        </w:rPr>
        <w:t>,</w:t>
      </w:r>
    </w:p>
    <w:p w14:paraId="7E262416" w14:textId="77777777" w:rsidR="00B0068D" w:rsidRDefault="00B0068D">
      <w:pPr>
        <w:rPr>
          <w:rFonts w:ascii="Calibri" w:hAnsi="Calibri"/>
          <w:b/>
          <w:sz w:val="16"/>
          <w:szCs w:val="16"/>
        </w:rPr>
      </w:pPr>
    </w:p>
    <w:p w14:paraId="25BB6155" w14:textId="77777777" w:rsidR="00B0068D" w:rsidRDefault="00B0068D">
      <w:pPr>
        <w:rPr>
          <w:rFonts w:ascii="Calibri" w:hAnsi="Calibri"/>
          <w:b/>
          <w:sz w:val="16"/>
          <w:szCs w:val="16"/>
        </w:rPr>
      </w:pPr>
    </w:p>
    <w:p w14:paraId="7846B5F5" w14:textId="77777777" w:rsidR="00B0068D" w:rsidRDefault="00B0068D">
      <w:pPr>
        <w:rPr>
          <w:rFonts w:ascii="Calibri" w:hAnsi="Calibri"/>
          <w:b/>
          <w:sz w:val="16"/>
          <w:szCs w:val="16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4"/>
        <w:gridCol w:w="22"/>
        <w:gridCol w:w="284"/>
        <w:gridCol w:w="6945"/>
      </w:tblGrid>
      <w:tr w:rsidR="002E539F" w:rsidRPr="00B55B42" w14:paraId="6C3C6D16" w14:textId="77777777" w:rsidTr="6D389627">
        <w:trPr>
          <w:trHeight w:val="510"/>
        </w:trPr>
        <w:tc>
          <w:tcPr>
            <w:tcW w:w="10065" w:type="dxa"/>
            <w:gridSpan w:val="4"/>
            <w:shd w:val="clear" w:color="auto" w:fill="808080" w:themeFill="background1" w:themeFillShade="80"/>
            <w:vAlign w:val="center"/>
          </w:tcPr>
          <w:p w14:paraId="4482E29D" w14:textId="0745FF61" w:rsidR="002E539F" w:rsidRPr="00B55B42" w:rsidRDefault="00E023EB" w:rsidP="002E539F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Návšteva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 – Inform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ovaný súhlas a spôsobilosť subjektu</w:t>
            </w:r>
          </w:p>
        </w:tc>
      </w:tr>
      <w:tr w:rsidR="002E539F" w:rsidRPr="00B55B42" w14:paraId="428C4B04" w14:textId="77777777" w:rsidTr="6D389627">
        <w:trPr>
          <w:trHeight w:val="510"/>
        </w:trPr>
        <w:tc>
          <w:tcPr>
            <w:tcW w:w="10065" w:type="dxa"/>
            <w:gridSpan w:val="4"/>
            <w:shd w:val="clear" w:color="auto" w:fill="D9D9D9" w:themeFill="background1" w:themeFillShade="D9"/>
            <w:vAlign w:val="center"/>
          </w:tcPr>
          <w:p w14:paraId="6531CCD7" w14:textId="35160633" w:rsidR="002E539F" w:rsidRPr="00B55B42" w:rsidRDefault="00E023EB" w:rsidP="002E539F">
            <w:pPr>
              <w:jc w:val="center"/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</w:pP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Inform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ovaný súhlas</w:t>
            </w:r>
          </w:p>
        </w:tc>
      </w:tr>
      <w:tr w:rsidR="00E023EB" w:rsidRPr="00B55B42" w14:paraId="5CEEC000" w14:textId="77777777" w:rsidTr="6D389627">
        <w:trPr>
          <w:trHeight w:val="510"/>
        </w:trPr>
        <w:tc>
          <w:tcPr>
            <w:tcW w:w="3120" w:type="dxa"/>
            <w:gridSpan w:val="3"/>
            <w:vAlign w:val="center"/>
          </w:tcPr>
          <w:p w14:paraId="1B26BC69" w14:textId="3ED6E836" w:rsidR="00E023EB" w:rsidRPr="00B55B42" w:rsidRDefault="00E023EB" w:rsidP="00E023E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Dátum návštevy</w:t>
            </w:r>
            <w:r w:rsidRPr="00B55B42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 </w:t>
            </w:r>
          </w:p>
        </w:tc>
        <w:tc>
          <w:tcPr>
            <w:tcW w:w="6945" w:type="dxa"/>
            <w:vAlign w:val="center"/>
          </w:tcPr>
          <w:p w14:paraId="3816C776" w14:textId="267B440E" w:rsidR="00E023EB" w:rsidRPr="00B55B42" w:rsidRDefault="00E023EB" w:rsidP="00E023E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|__|__| / |__|__|__| / |__|__|__|__|       </w:t>
            </w:r>
            <w:r w:rsidRPr="00B55B42">
              <w:rPr>
                <w:rFonts w:ascii="Calibri" w:hAnsi="Calibri" w:cs="Calibri"/>
                <w:i/>
                <w:smallCaps/>
                <w:noProof/>
                <w:sz w:val="22"/>
                <w:szCs w:val="22"/>
                <w:lang w:val="cs-CZ"/>
              </w:rPr>
              <w:t>(dd/mmm/rrrr)</w:t>
            </w:r>
          </w:p>
        </w:tc>
      </w:tr>
      <w:tr w:rsidR="00E023EB" w:rsidRPr="00B55B42" w14:paraId="530560CF" w14:textId="77777777" w:rsidTr="6D389627">
        <w:trPr>
          <w:trHeight w:val="510"/>
        </w:trPr>
        <w:tc>
          <w:tcPr>
            <w:tcW w:w="3120" w:type="dxa"/>
            <w:gridSpan w:val="3"/>
            <w:vAlign w:val="center"/>
          </w:tcPr>
          <w:p w14:paraId="4E489A70" w14:textId="1A16B453" w:rsidR="00E023EB" w:rsidRPr="00B55B42" w:rsidRDefault="00E023EB" w:rsidP="00E023E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Podpis formuláru informovaného súhlasu</w:t>
            </w:r>
          </w:p>
        </w:tc>
        <w:tc>
          <w:tcPr>
            <w:tcW w:w="6945" w:type="dxa"/>
            <w:tcBorders>
              <w:bottom w:val="single" w:sz="4" w:space="0" w:color="auto"/>
            </w:tcBorders>
            <w:vAlign w:val="center"/>
          </w:tcPr>
          <w:p w14:paraId="52599DBE" w14:textId="3D6E8C47" w:rsidR="00E023EB" w:rsidRPr="00B55B42" w:rsidRDefault="00E023EB" w:rsidP="00E023E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            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</w:t>
            </w:r>
          </w:p>
        </w:tc>
      </w:tr>
      <w:tr w:rsidR="002E539F" w:rsidRPr="00B55B42" w14:paraId="42E6232D" w14:textId="77777777" w:rsidTr="6D389627">
        <w:tblPrEx>
          <w:tblBorders>
            <w:insideH w:val="none" w:sz="0" w:space="0" w:color="auto"/>
          </w:tblBorders>
        </w:tblPrEx>
        <w:trPr>
          <w:trHeight w:val="510"/>
        </w:trPr>
        <w:tc>
          <w:tcPr>
            <w:tcW w:w="1006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5FB66D" w14:textId="2E82D19F" w:rsidR="002E539F" w:rsidRPr="00B55B42" w:rsidRDefault="00E023EB" w:rsidP="002E539F">
            <w:pPr>
              <w:jc w:val="center"/>
              <w:rPr>
                <w:rFonts w:ascii="Calibri" w:hAnsi="Calibri" w:cs="Calibri"/>
                <w:i/>
                <w:caps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Návšteva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 –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Zaraďovacie kritériá</w:t>
            </w:r>
          </w:p>
        </w:tc>
      </w:tr>
      <w:tr w:rsidR="002E539F" w:rsidRPr="00B55B42" w14:paraId="605B8C6D" w14:textId="77777777" w:rsidTr="6D389627">
        <w:tblPrEx>
          <w:tblBorders>
            <w:insideH w:val="none" w:sz="0" w:space="0" w:color="auto"/>
          </w:tblBorders>
        </w:tblPrEx>
        <w:trPr>
          <w:trHeight w:val="113"/>
        </w:trPr>
        <w:tc>
          <w:tcPr>
            <w:tcW w:w="10065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11E05C4D" w14:textId="77777777" w:rsidR="002E539F" w:rsidRPr="00B55B42" w:rsidRDefault="002E539F" w:rsidP="002E539F">
            <w:pPr>
              <w:pStyle w:val="BodyText0"/>
              <w:spacing w:line="240" w:lineRule="auto"/>
              <w:rPr>
                <w:rFonts w:ascii="Calibri" w:hAnsi="Calibri" w:cs="Calibri"/>
                <w:i/>
                <w:smallCaps/>
                <w:sz w:val="4"/>
                <w:szCs w:val="4"/>
                <w:lang w:val="cs-CZ" w:eastAsia="en-US"/>
              </w:rPr>
            </w:pPr>
          </w:p>
          <w:p w14:paraId="6741BF7A" w14:textId="47F27903" w:rsidR="002E539F" w:rsidRPr="00B55B42" w:rsidRDefault="009E2CEC" w:rsidP="002E539F">
            <w:pPr>
              <w:pStyle w:val="BodyText0"/>
              <w:spacing w:line="240" w:lineRule="auto"/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</w:pP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Zaradení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môžu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byť len pacienti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spĺňajúci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všetky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zaraďovacie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kritériá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:</w:t>
            </w:r>
          </w:p>
        </w:tc>
      </w:tr>
      <w:tr w:rsidR="002E539F" w:rsidRPr="00B55B42" w14:paraId="36B1FBCF" w14:textId="77777777" w:rsidTr="009E2CEC">
        <w:tblPrEx>
          <w:tblBorders>
            <w:insideH w:val="none" w:sz="0" w:space="0" w:color="auto"/>
          </w:tblBorders>
        </w:tblPrEx>
        <w:trPr>
          <w:trHeight w:val="1354"/>
        </w:trPr>
        <w:tc>
          <w:tcPr>
            <w:tcW w:w="2836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10A22DB1" w14:textId="77777777" w:rsidR="005F2EC4" w:rsidRPr="005F2EC4" w:rsidRDefault="005F2EC4" w:rsidP="002E539F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73BD7BA0" w14:textId="77777777" w:rsidR="009E2CEC" w:rsidRPr="00B55B42" w:rsidRDefault="009E2CEC" w:rsidP="009E2CEC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ie</w:t>
            </w:r>
            <w:proofErr w:type="spellEnd"/>
          </w:p>
          <w:p w14:paraId="2B829C21" w14:textId="77777777" w:rsidR="002B6AC5" w:rsidRPr="00B55B42" w:rsidRDefault="002B6AC5" w:rsidP="002E539F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4BE01028" w14:textId="3117D313" w:rsidR="005F2EC4" w:rsidRDefault="009E2CEC" w:rsidP="002E539F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ie</w:t>
            </w:r>
            <w:proofErr w:type="spellEnd"/>
          </w:p>
          <w:p w14:paraId="19469684" w14:textId="77777777" w:rsidR="002E539F" w:rsidRDefault="002E539F" w:rsidP="002E539F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78AB146F" w14:textId="77777777" w:rsidR="00E058B5" w:rsidRDefault="00E058B5" w:rsidP="002E539F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4FE87EBE" w14:textId="77777777" w:rsidR="00E058B5" w:rsidRPr="00B55B42" w:rsidRDefault="00E058B5" w:rsidP="002E539F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29106EB8" w14:textId="7A093DDD" w:rsidR="002E539F" w:rsidRPr="009E2CEC" w:rsidRDefault="009E2CEC" w:rsidP="002E539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ie</w:t>
            </w:r>
            <w:proofErr w:type="spellEnd"/>
          </w:p>
        </w:tc>
        <w:tc>
          <w:tcPr>
            <w:tcW w:w="7229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C3860B1" w14:textId="77777777" w:rsidR="009E2CEC" w:rsidRPr="00B55B42" w:rsidRDefault="009E2CEC" w:rsidP="009E2CEC">
            <w:pPr>
              <w:pStyle w:val="ListParagraph"/>
              <w:ind w:left="0"/>
              <w:jc w:val="both"/>
              <w:rPr>
                <w:rFonts w:ascii="Calibri" w:hAnsi="Calibri" w:cs="Calibri"/>
                <w:color w:val="8194BC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muž alebo žena vo veku</w:t>
            </w:r>
            <w:r w:rsidRPr="00B55B4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B55B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≥ </w:t>
            </w:r>
            <w:r w:rsidRPr="00B55B42">
              <w:rPr>
                <w:rFonts w:ascii="Calibri" w:hAnsi="Calibri" w:cs="Calibri"/>
                <w:sz w:val="22"/>
                <w:szCs w:val="22"/>
              </w:rPr>
              <w:t xml:space="preserve">18 </w:t>
            </w:r>
            <w:r>
              <w:rPr>
                <w:rFonts w:ascii="Calibri" w:hAnsi="Calibri" w:cs="Calibri"/>
                <w:sz w:val="22"/>
                <w:szCs w:val="22"/>
              </w:rPr>
              <w:t>rokov</w:t>
            </w:r>
            <w:r w:rsidRPr="00B55B42">
              <w:rPr>
                <w:rFonts w:ascii="Calibri" w:hAnsi="Calibri" w:cs="Calibri"/>
                <w:color w:val="8194BC"/>
                <w:sz w:val="22"/>
                <w:szCs w:val="22"/>
                <w:lang w:val="cs-CZ"/>
              </w:rPr>
              <w:t xml:space="preserve"> </w:t>
            </w:r>
          </w:p>
          <w:p w14:paraId="66CA49F9" w14:textId="77777777" w:rsidR="002E539F" w:rsidRPr="00B55B42" w:rsidRDefault="002E539F" w:rsidP="002E539F">
            <w:pPr>
              <w:pStyle w:val="ListParagraph"/>
              <w:ind w:left="0"/>
              <w:jc w:val="both"/>
              <w:rPr>
                <w:rFonts w:ascii="Calibri" w:hAnsi="Calibri" w:cs="Calibri"/>
                <w:color w:val="8194BC"/>
                <w:sz w:val="6"/>
                <w:szCs w:val="6"/>
                <w:lang w:val="cs-CZ"/>
              </w:rPr>
            </w:pPr>
          </w:p>
          <w:p w14:paraId="576CD6C2" w14:textId="59BB36D2" w:rsidR="002E539F" w:rsidRDefault="009E2CEC" w:rsidP="002E539F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pacient s </w:t>
            </w:r>
            <w:r w:rsidR="0058024A" w:rsidRPr="0058024A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>artériovou</w:t>
            </w:r>
            <w:r w:rsidR="0058024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hypertenziou farmakologicky liečenou </w:t>
            </w:r>
            <w:r w:rsidR="005F2EC4" w:rsidRPr="005F2EC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≥ </w:t>
            </w:r>
            <w:r w:rsidR="005F2EC4" w:rsidRPr="005F2EC4">
              <w:rPr>
                <w:rFonts w:asciiTheme="minorHAnsi" w:hAnsiTheme="minorHAnsi" w:cstheme="minorHAnsi"/>
                <w:sz w:val="22"/>
                <w:szCs w:val="22"/>
              </w:rPr>
              <w:t>12 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esiacov</w:t>
            </w:r>
            <w:r w:rsidR="00E058B5">
              <w:rPr>
                <w:sz w:val="21"/>
                <w:szCs w:val="21"/>
              </w:rPr>
              <w:t xml:space="preserve"> </w:t>
            </w:r>
            <w:r w:rsidR="00E058B5" w:rsidRPr="00E058B5">
              <w:rPr>
                <w:rFonts w:ascii="Calibri" w:hAnsi="Calibri" w:cs="Calibri"/>
                <w:sz w:val="22"/>
                <w:szCs w:val="22"/>
              </w:rPr>
              <w:t xml:space="preserve">a bez zmien </w:t>
            </w:r>
            <w:proofErr w:type="spellStart"/>
            <w:r w:rsidR="00E058B5" w:rsidRPr="00E058B5">
              <w:rPr>
                <w:rFonts w:ascii="Calibri" w:hAnsi="Calibri" w:cs="Calibri"/>
                <w:sz w:val="22"/>
                <w:szCs w:val="22"/>
              </w:rPr>
              <w:t>antihypertenzívnej</w:t>
            </w:r>
            <w:proofErr w:type="spellEnd"/>
            <w:r w:rsidR="00E058B5" w:rsidRPr="00E058B5">
              <w:rPr>
                <w:rFonts w:ascii="Calibri" w:hAnsi="Calibri" w:cs="Calibri"/>
                <w:sz w:val="22"/>
                <w:szCs w:val="22"/>
              </w:rPr>
              <w:t xml:space="preserve"> liečby v priebehu 3 mesiacov</w:t>
            </w:r>
          </w:p>
          <w:p w14:paraId="60D78BE1" w14:textId="77777777" w:rsidR="00E058B5" w:rsidRPr="00E058B5" w:rsidRDefault="00E058B5" w:rsidP="002E539F">
            <w:pPr>
              <w:pStyle w:val="ListParagraph"/>
              <w:ind w:left="0"/>
              <w:jc w:val="both"/>
              <w:rPr>
                <w:rFonts w:ascii="Calibri" w:hAnsi="Calibri" w:cs="Calibri"/>
                <w:sz w:val="6"/>
                <w:szCs w:val="6"/>
              </w:rPr>
            </w:pPr>
          </w:p>
          <w:p w14:paraId="408B2FB5" w14:textId="43294D7E" w:rsidR="002E539F" w:rsidRPr="00B55B42" w:rsidRDefault="009E2CEC" w:rsidP="002E539F">
            <w:pPr>
              <w:pStyle w:val="BodyText0"/>
              <w:spacing w:line="240" w:lineRule="auto"/>
              <w:rPr>
                <w:rFonts w:ascii="Calibri" w:hAnsi="Calibri" w:cs="Calibri"/>
                <w:sz w:val="22"/>
                <w:szCs w:val="22"/>
                <w:lang w:val="cs-CZ" w:eastAsia="en-US"/>
              </w:rPr>
            </w:pPr>
            <w:r w:rsidRPr="00B55B42">
              <w:rPr>
                <w:rFonts w:ascii="Calibri" w:hAnsi="Calibri" w:cs="Calibri"/>
                <w:color w:val="000000"/>
                <w:sz w:val="22"/>
                <w:szCs w:val="22"/>
              </w:rPr>
              <w:t>pa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c</w:t>
            </w:r>
            <w:r w:rsidRPr="00B55B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ient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schopný porozumieť poskytnutým informáciám a ochotný podpísať formulár informovaného súhlasu</w:t>
            </w:r>
          </w:p>
        </w:tc>
      </w:tr>
      <w:tr w:rsidR="002E539F" w:rsidRPr="00B55B42" w14:paraId="1AB800B6" w14:textId="77777777" w:rsidTr="6D389627">
        <w:tblPrEx>
          <w:tblBorders>
            <w:insideH w:val="none" w:sz="0" w:space="0" w:color="auto"/>
          </w:tblBorders>
        </w:tblPrEx>
        <w:trPr>
          <w:trHeight w:val="510"/>
        </w:trPr>
        <w:tc>
          <w:tcPr>
            <w:tcW w:w="1006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1611DC" w14:textId="54C2E28F" w:rsidR="002E539F" w:rsidRPr="00B55B42" w:rsidRDefault="00E023EB" w:rsidP="002E539F">
            <w:pPr>
              <w:jc w:val="center"/>
              <w:rPr>
                <w:rFonts w:ascii="Calibri" w:hAnsi="Calibri" w:cs="Calibri"/>
                <w:i/>
                <w:caps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Návšteva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 –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Vylučovacie kritériá</w:t>
            </w:r>
          </w:p>
        </w:tc>
      </w:tr>
      <w:tr w:rsidR="002E539F" w:rsidRPr="00B55B42" w14:paraId="3D054C23" w14:textId="77777777" w:rsidTr="6D389627">
        <w:tblPrEx>
          <w:tblBorders>
            <w:insideH w:val="none" w:sz="0" w:space="0" w:color="auto"/>
          </w:tblBorders>
        </w:tblPrEx>
        <w:trPr>
          <w:trHeight w:val="283"/>
        </w:trPr>
        <w:tc>
          <w:tcPr>
            <w:tcW w:w="10065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20000D27" w14:textId="3EF91C52" w:rsidR="002E539F" w:rsidRPr="00B55B42" w:rsidRDefault="009E2CEC" w:rsidP="002E539F">
            <w:pPr>
              <w:pStyle w:val="BodyText0"/>
              <w:spacing w:line="240" w:lineRule="auto"/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</w:pP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Zaradení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môžu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byť len pacienti,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ktorí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nespĺňajú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nižšie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uvedené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vylučovacie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kritériá</w:t>
            </w:r>
            <w:proofErr w:type="spellEnd"/>
            <w:r>
              <w:rPr>
                <w:rFonts w:ascii="Calibri" w:hAnsi="Calibri" w:cs="Calibri"/>
                <w:i/>
                <w:smallCaps/>
                <w:sz w:val="22"/>
                <w:szCs w:val="22"/>
                <w:lang w:val="cs-CZ" w:eastAsia="en-US"/>
              </w:rPr>
              <w:t>:</w:t>
            </w:r>
          </w:p>
        </w:tc>
      </w:tr>
      <w:tr w:rsidR="002E539F" w:rsidRPr="00B55B42" w14:paraId="0EBDD068" w14:textId="77777777" w:rsidTr="6D389627">
        <w:tblPrEx>
          <w:tblBorders>
            <w:insideH w:val="none" w:sz="0" w:space="0" w:color="auto"/>
          </w:tblBorders>
        </w:tblPrEx>
        <w:trPr>
          <w:trHeight w:val="512"/>
        </w:trPr>
        <w:tc>
          <w:tcPr>
            <w:tcW w:w="2814" w:type="dxa"/>
            <w:tcBorders>
              <w:top w:val="nil"/>
              <w:bottom w:val="nil"/>
              <w:right w:val="nil"/>
            </w:tcBorders>
          </w:tcPr>
          <w:p w14:paraId="0F46B2AF" w14:textId="77777777" w:rsidR="002E539F" w:rsidRPr="00B55B42" w:rsidRDefault="002E539F" w:rsidP="002E539F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6D8442AE" w14:textId="77777777" w:rsidR="009E2CEC" w:rsidRPr="00B55B42" w:rsidRDefault="009E2CEC" w:rsidP="009E2CEC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ie</w:t>
            </w:r>
            <w:proofErr w:type="spellEnd"/>
          </w:p>
          <w:p w14:paraId="7E4B9079" w14:textId="77777777" w:rsidR="005F2EC4" w:rsidRPr="005F2EC4" w:rsidRDefault="005F2EC4" w:rsidP="002E539F">
            <w:pPr>
              <w:rPr>
                <w:rFonts w:ascii="Calibri" w:hAnsi="Calibri" w:cs="Calibri"/>
                <w:smallCaps/>
                <w:sz w:val="6"/>
                <w:szCs w:val="6"/>
                <w:lang w:val="cs-CZ"/>
              </w:rPr>
            </w:pPr>
          </w:p>
          <w:p w14:paraId="6D073954" w14:textId="6BD0D476" w:rsidR="00A67D65" w:rsidRDefault="009E2CEC" w:rsidP="005F2EC4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ie</w:t>
            </w:r>
            <w:proofErr w:type="spellEnd"/>
          </w:p>
          <w:p w14:paraId="7EFAB5B4" w14:textId="77777777" w:rsidR="00712B3F" w:rsidRPr="00712B3F" w:rsidRDefault="00712B3F" w:rsidP="005F2EC4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0CA9DEB1" w14:textId="77777777" w:rsidR="00A67D65" w:rsidRDefault="009E2CEC" w:rsidP="005F2EC4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ie</w:t>
            </w:r>
            <w:proofErr w:type="spellEnd"/>
          </w:p>
          <w:p w14:paraId="2641A07E" w14:textId="72EDA128" w:rsidR="00712B3F" w:rsidRPr="00712B3F" w:rsidRDefault="00712B3F" w:rsidP="005F2EC4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</w:tc>
        <w:tc>
          <w:tcPr>
            <w:tcW w:w="725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76B56292" w14:textId="50FCB965" w:rsidR="002E539F" w:rsidRPr="005F2EC4" w:rsidRDefault="009E2CEC" w:rsidP="002E539F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zh-TW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pacient už zaradený do tejto štúdie</w:t>
            </w:r>
          </w:p>
          <w:p w14:paraId="03E3873C" w14:textId="77777777" w:rsidR="005F2EC4" w:rsidRPr="005F2EC4" w:rsidRDefault="005F2EC4" w:rsidP="002E539F">
            <w:pPr>
              <w:jc w:val="both"/>
              <w:rPr>
                <w:rFonts w:asciiTheme="minorHAnsi" w:hAnsiTheme="minorHAnsi" w:cstheme="minorHAnsi"/>
                <w:color w:val="000000"/>
                <w:sz w:val="6"/>
                <w:szCs w:val="6"/>
                <w:lang w:eastAsia="zh-TW"/>
              </w:rPr>
            </w:pPr>
          </w:p>
          <w:p w14:paraId="157F9E8E" w14:textId="77777777" w:rsidR="009E2CEC" w:rsidRDefault="005F2EC4" w:rsidP="009E2CEC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F2EC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</w:t>
            </w:r>
            <w:r w:rsidR="009E2CE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rítomnosť, alebo známa anamnéza, rezistentnej hypertenzie </w:t>
            </w:r>
          </w:p>
          <w:p w14:paraId="7C883439" w14:textId="77777777" w:rsidR="009E2CEC" w:rsidRPr="009E2CEC" w:rsidRDefault="009E2CEC" w:rsidP="009E2CEC">
            <w:pPr>
              <w:jc w:val="both"/>
              <w:rPr>
                <w:rFonts w:asciiTheme="minorHAnsi" w:hAnsiTheme="minorHAnsi" w:cstheme="minorHAnsi"/>
                <w:color w:val="000000"/>
                <w:sz w:val="6"/>
                <w:szCs w:val="6"/>
              </w:rPr>
            </w:pPr>
          </w:p>
          <w:p w14:paraId="0633DD4F" w14:textId="606725E8" w:rsidR="00A67D65" w:rsidRPr="00712B3F" w:rsidRDefault="009E2CEC" w:rsidP="009E2CE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12B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účasť v intervenčnom klinickom skúšaní (</w:t>
            </w:r>
            <w:r w:rsidR="00712B3F" w:rsidRPr="00712B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aktuálne alebo </w:t>
            </w:r>
            <w:r w:rsidR="00712B3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 priebehu 30 dní pred Návštevou 1)</w:t>
            </w:r>
          </w:p>
        </w:tc>
      </w:tr>
      <w:tr w:rsidR="002E539F" w:rsidRPr="00B55B42" w14:paraId="4825B0C8" w14:textId="77777777" w:rsidTr="6D389627">
        <w:tblPrEx>
          <w:tblBorders>
            <w:insideH w:val="none" w:sz="0" w:space="0" w:color="auto"/>
          </w:tblBorders>
        </w:tblPrEx>
        <w:trPr>
          <w:trHeight w:val="388"/>
        </w:trPr>
        <w:tc>
          <w:tcPr>
            <w:tcW w:w="2814" w:type="dxa"/>
            <w:tcBorders>
              <w:top w:val="nil"/>
              <w:bottom w:val="single" w:sz="4" w:space="0" w:color="auto"/>
              <w:right w:val="nil"/>
            </w:tcBorders>
          </w:tcPr>
          <w:p w14:paraId="22F0DBCF" w14:textId="77777777" w:rsidR="002E539F" w:rsidRPr="00B55B42" w:rsidRDefault="002E539F" w:rsidP="002E539F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48E47ADC" w14:textId="77777777" w:rsidR="009E2CEC" w:rsidRPr="00B55B42" w:rsidRDefault="009E2CEC" w:rsidP="009E2CEC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ie</w:t>
            </w:r>
            <w:proofErr w:type="spellEnd"/>
          </w:p>
          <w:p w14:paraId="0D2D4641" w14:textId="360DC251" w:rsidR="002E539F" w:rsidRPr="00B55B42" w:rsidRDefault="002E539F" w:rsidP="002E539F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</w:tc>
        <w:tc>
          <w:tcPr>
            <w:tcW w:w="7251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CECEBFB" w14:textId="12AC3157" w:rsidR="002E539F" w:rsidRPr="005F2EC4" w:rsidRDefault="00712B3F" w:rsidP="002E539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pacientka, ktorá je tehotná, dojčí alebo plánuje otehotnieť v priebehu nasledujúcich 3 mesiacov</w:t>
            </w:r>
          </w:p>
        </w:tc>
      </w:tr>
    </w:tbl>
    <w:p w14:paraId="638712B2" w14:textId="77777777" w:rsidR="002E539F" w:rsidRPr="003228AA" w:rsidRDefault="002E539F">
      <w:pPr>
        <w:rPr>
          <w:rFonts w:ascii="Calibri" w:hAnsi="Calibri"/>
          <w:b/>
          <w:sz w:val="8"/>
          <w:szCs w:val="8"/>
        </w:rPr>
      </w:pPr>
    </w:p>
    <w:p w14:paraId="0DF473EB" w14:textId="06060E75" w:rsidR="003228AA" w:rsidRPr="00B0068D" w:rsidRDefault="00B0068D">
      <w:pPr>
        <w:rPr>
          <w:rFonts w:ascii="Calibri" w:hAnsi="Calibri"/>
          <w:b/>
          <w:sz w:val="32"/>
          <w:szCs w:val="32"/>
        </w:rPr>
      </w:pPr>
      <w:proofErr w:type="spellStart"/>
      <w:r w:rsidRPr="00B0068D">
        <w:rPr>
          <w:rFonts w:ascii="Calibri" w:hAnsi="Calibri"/>
          <w:b/>
          <w:sz w:val="32"/>
          <w:szCs w:val="32"/>
        </w:rPr>
        <w:t>Založka</w:t>
      </w:r>
      <w:proofErr w:type="spellEnd"/>
      <w:r w:rsidRPr="00B0068D">
        <w:rPr>
          <w:rFonts w:ascii="Calibri" w:hAnsi="Calibri"/>
          <w:b/>
          <w:sz w:val="32"/>
          <w:szCs w:val="32"/>
        </w:rPr>
        <w:t xml:space="preserve"> 3</w:t>
      </w:r>
    </w:p>
    <w:p w14:paraId="134A8F64" w14:textId="77777777" w:rsidR="00B0068D" w:rsidRDefault="00B0068D">
      <w:pPr>
        <w:rPr>
          <w:rFonts w:ascii="Calibri" w:hAnsi="Calibri"/>
          <w:b/>
          <w:sz w:val="16"/>
          <w:szCs w:val="16"/>
        </w:rPr>
      </w:pPr>
    </w:p>
    <w:p w14:paraId="5A028A60" w14:textId="77777777" w:rsidR="00B0068D" w:rsidRPr="00B55B42" w:rsidRDefault="00B0068D">
      <w:pPr>
        <w:rPr>
          <w:rFonts w:ascii="Calibri" w:hAnsi="Calibri"/>
          <w:b/>
          <w:sz w:val="16"/>
          <w:szCs w:val="16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95"/>
        <w:gridCol w:w="25"/>
        <w:gridCol w:w="6945"/>
      </w:tblGrid>
      <w:tr w:rsidR="00E36851" w:rsidRPr="00B55B42" w14:paraId="6D723F80" w14:textId="77777777" w:rsidTr="6D389627">
        <w:trPr>
          <w:trHeight w:val="510"/>
        </w:trPr>
        <w:tc>
          <w:tcPr>
            <w:tcW w:w="10065" w:type="dxa"/>
            <w:gridSpan w:val="3"/>
            <w:shd w:val="clear" w:color="auto" w:fill="808080" w:themeFill="background1" w:themeFillShade="80"/>
            <w:vAlign w:val="center"/>
          </w:tcPr>
          <w:p w14:paraId="41762B91" w14:textId="48D91C53" w:rsidR="00E36851" w:rsidRPr="00B55B42" w:rsidRDefault="00712B3F" w:rsidP="00C62805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Návšteva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 </w:t>
            </w:r>
            <w:r w:rsidR="00E36851"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– </w:t>
            </w:r>
            <w:r w:rsidR="009C5710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Demogra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fia a anamnéza</w:t>
            </w:r>
          </w:p>
        </w:tc>
      </w:tr>
      <w:tr w:rsidR="00E36851" w:rsidRPr="00B55B42" w14:paraId="0405A22D" w14:textId="77777777" w:rsidTr="6D389627">
        <w:trPr>
          <w:trHeight w:val="510"/>
        </w:trPr>
        <w:tc>
          <w:tcPr>
            <w:tcW w:w="10065" w:type="dxa"/>
            <w:gridSpan w:val="3"/>
            <w:shd w:val="clear" w:color="auto" w:fill="D9D9D9" w:themeFill="background1" w:themeFillShade="D9"/>
            <w:vAlign w:val="center"/>
          </w:tcPr>
          <w:p w14:paraId="52FB0BEF" w14:textId="318938F3" w:rsidR="00E36851" w:rsidRPr="00B55B42" w:rsidRDefault="009C5710" w:rsidP="00C62805">
            <w:pPr>
              <w:jc w:val="center"/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Demo</w:t>
            </w:r>
            <w:r w:rsidR="00712B3F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grafia</w:t>
            </w:r>
          </w:p>
        </w:tc>
      </w:tr>
      <w:tr w:rsidR="00712B3F" w:rsidRPr="00B55B42" w14:paraId="5C2507A4" w14:textId="77777777" w:rsidTr="00026C0C">
        <w:trPr>
          <w:trHeight w:val="397"/>
        </w:trPr>
        <w:tc>
          <w:tcPr>
            <w:tcW w:w="3120" w:type="dxa"/>
            <w:gridSpan w:val="2"/>
            <w:vAlign w:val="center"/>
          </w:tcPr>
          <w:p w14:paraId="672B3D5C" w14:textId="04DDA48B" w:rsidR="00712B3F" w:rsidRPr="00B55B42" w:rsidRDefault="00712B3F" w:rsidP="00712B3F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lastRenderedPageBreak/>
              <w:t>Pohlavie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</w:t>
            </w:r>
          </w:p>
        </w:tc>
        <w:tc>
          <w:tcPr>
            <w:tcW w:w="6945" w:type="dxa"/>
            <w:vAlign w:val="center"/>
          </w:tcPr>
          <w:p w14:paraId="00DDE84A" w14:textId="41476856" w:rsidR="00712B3F" w:rsidRPr="00B55B42" w:rsidRDefault="00712B3F" w:rsidP="00712B3F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B55B42">
              <w:rPr>
                <w:rFonts w:ascii="Calibri" w:hAnsi="Calibri" w:cs="Calibri"/>
                <w:sz w:val="22"/>
                <w:szCs w:val="22"/>
                <w:lang w:val="en-US"/>
              </w:rPr>
              <w:t>m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už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žena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</w:t>
            </w:r>
          </w:p>
        </w:tc>
      </w:tr>
      <w:tr w:rsidR="00E36851" w:rsidRPr="00B55B42" w14:paraId="3529769E" w14:textId="77777777" w:rsidTr="00026C0C">
        <w:trPr>
          <w:trHeight w:val="397"/>
        </w:trPr>
        <w:tc>
          <w:tcPr>
            <w:tcW w:w="3120" w:type="dxa"/>
            <w:gridSpan w:val="2"/>
            <w:vAlign w:val="center"/>
          </w:tcPr>
          <w:p w14:paraId="13A31797" w14:textId="39AA8EE4" w:rsidR="00E36851" w:rsidRPr="00B55B42" w:rsidRDefault="00712B3F" w:rsidP="00C6280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Rok narodenia</w:t>
            </w:r>
            <w:r w:rsidR="00E36851" w:rsidRPr="00B55B42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</w:t>
            </w:r>
          </w:p>
        </w:tc>
        <w:tc>
          <w:tcPr>
            <w:tcW w:w="6945" w:type="dxa"/>
            <w:vAlign w:val="center"/>
          </w:tcPr>
          <w:p w14:paraId="72CCC834" w14:textId="1547F96F" w:rsidR="00E36851" w:rsidRPr="00B55B42" w:rsidRDefault="00E36851" w:rsidP="00C6280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 w:rsidR="00F60A34" w:rsidRPr="00B55B42">
              <w:rPr>
                <w:rFonts w:ascii="Calibri" w:hAnsi="Calibri" w:cs="Calibri"/>
                <w:sz w:val="22"/>
                <w:szCs w:val="22"/>
                <w:lang w:val="cs-CZ"/>
              </w:rPr>
              <w:t>__|__|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</w:t>
            </w:r>
          </w:p>
        </w:tc>
      </w:tr>
      <w:tr w:rsidR="009C5710" w:rsidRPr="00B55B42" w14:paraId="447625C6" w14:textId="77777777" w:rsidTr="00026C0C">
        <w:trPr>
          <w:trHeight w:val="397"/>
        </w:trPr>
        <w:tc>
          <w:tcPr>
            <w:tcW w:w="3120" w:type="dxa"/>
            <w:gridSpan w:val="2"/>
            <w:vAlign w:val="center"/>
          </w:tcPr>
          <w:p w14:paraId="11222082" w14:textId="771DFB6B" w:rsidR="009C5710" w:rsidRDefault="00712B3F" w:rsidP="00C6280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Fajčenie</w:t>
            </w:r>
          </w:p>
        </w:tc>
        <w:tc>
          <w:tcPr>
            <w:tcW w:w="6945" w:type="dxa"/>
            <w:vAlign w:val="center"/>
          </w:tcPr>
          <w:p w14:paraId="6545DE83" w14:textId="7FD3F23B" w:rsidR="009C5710" w:rsidRPr="00B55B42" w:rsidRDefault="74DAE8C5" w:rsidP="00C6280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12B3F">
              <w:rPr>
                <w:rFonts w:ascii="Calibri" w:hAnsi="Calibri" w:cs="Calibri"/>
                <w:sz w:val="22"/>
                <w:szCs w:val="22"/>
                <w:lang w:val="en-US"/>
              </w:rPr>
              <w:t>fajčiar</w:t>
            </w:r>
            <w:proofErr w:type="spellEnd"/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</w:t>
            </w:r>
            <w:r w:rsidRPr="6D389627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12B3F">
              <w:rPr>
                <w:rFonts w:ascii="Calibri" w:hAnsi="Calibri" w:cs="Calibri"/>
                <w:sz w:val="22"/>
                <w:szCs w:val="22"/>
                <w:lang w:val="cs-CZ"/>
              </w:rPr>
              <w:t>nefajčiar</w:t>
            </w:r>
            <w:proofErr w:type="spellEnd"/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</w:t>
            </w:r>
            <w:r w:rsidR="00C0465A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</w:t>
            </w:r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D12578">
              <w:rPr>
                <w:rFonts w:ascii="Calibri" w:hAnsi="Calibri" w:cs="Calibri"/>
                <w:sz w:val="22"/>
                <w:szCs w:val="22"/>
                <w:lang w:val="cs-CZ"/>
              </w:rPr>
              <w:t>ex-</w:t>
            </w:r>
            <w:proofErr w:type="spellStart"/>
            <w:r w:rsidR="00712B3F">
              <w:rPr>
                <w:rFonts w:ascii="Calibri" w:hAnsi="Calibri" w:cs="Calibri"/>
                <w:sz w:val="22"/>
                <w:szCs w:val="22"/>
                <w:lang w:val="cs-CZ"/>
              </w:rPr>
              <w:t>fajčiar</w:t>
            </w:r>
            <w:proofErr w:type="spellEnd"/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</w:p>
        </w:tc>
      </w:tr>
      <w:tr w:rsidR="009C5710" w:rsidRPr="00B55B42" w14:paraId="32B8AC17" w14:textId="77777777" w:rsidTr="00026C0C">
        <w:trPr>
          <w:trHeight w:val="397"/>
        </w:trPr>
        <w:tc>
          <w:tcPr>
            <w:tcW w:w="3120" w:type="dxa"/>
            <w:gridSpan w:val="2"/>
            <w:vAlign w:val="center"/>
          </w:tcPr>
          <w:p w14:paraId="754C5BDE" w14:textId="41565DD4" w:rsidR="009C5710" w:rsidRDefault="00712B3F" w:rsidP="00C6280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Najvyššie dosiahnuté vzdelanie</w:t>
            </w:r>
          </w:p>
        </w:tc>
        <w:tc>
          <w:tcPr>
            <w:tcW w:w="6945" w:type="dxa"/>
            <w:vAlign w:val="center"/>
          </w:tcPr>
          <w:p w14:paraId="0D6D3C8D" w14:textId="0100C310" w:rsidR="009C5710" w:rsidRPr="00B55B42" w:rsidRDefault="009C5710" w:rsidP="00C6280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12B3F">
              <w:rPr>
                <w:rFonts w:ascii="Calibri" w:hAnsi="Calibri" w:cs="Calibri"/>
                <w:sz w:val="22"/>
                <w:szCs w:val="22"/>
                <w:lang w:val="en-US"/>
              </w:rPr>
              <w:t>základné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</w:t>
            </w:r>
            <w:r w:rsidR="00712B3F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                                            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12B3F">
              <w:rPr>
                <w:rFonts w:ascii="Calibri" w:hAnsi="Calibri" w:cs="Calibri"/>
                <w:sz w:val="22"/>
                <w:szCs w:val="22"/>
                <w:lang w:val="cs-CZ"/>
              </w:rPr>
              <w:t>stredoškolské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712B3F">
              <w:rPr>
                <w:rFonts w:ascii="Calibri" w:hAnsi="Calibri" w:cs="Calibri"/>
                <w:sz w:val="22"/>
                <w:szCs w:val="22"/>
                <w:lang w:val="cs-CZ"/>
              </w:rPr>
              <w:t>vysokoškolské</w:t>
            </w:r>
          </w:p>
        </w:tc>
      </w:tr>
      <w:tr w:rsidR="00810435" w:rsidRPr="00B55B42" w14:paraId="72D4F1FF" w14:textId="77777777" w:rsidTr="6D389627">
        <w:tblPrEx>
          <w:tblBorders>
            <w:insideH w:val="none" w:sz="0" w:space="0" w:color="auto"/>
          </w:tblBorders>
        </w:tblPrEx>
        <w:trPr>
          <w:trHeight w:val="510"/>
        </w:trPr>
        <w:tc>
          <w:tcPr>
            <w:tcW w:w="1006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7684E5" w14:textId="4A715BF5" w:rsidR="00810435" w:rsidRPr="00B55B42" w:rsidRDefault="00712B3F" w:rsidP="002A652A">
            <w:pPr>
              <w:jc w:val="center"/>
              <w:rPr>
                <w:rFonts w:ascii="Calibri" w:hAnsi="Calibri" w:cs="Calibri"/>
                <w:i/>
                <w:caps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Anamnéza</w:t>
            </w:r>
          </w:p>
        </w:tc>
      </w:tr>
      <w:tr w:rsidR="000D17B1" w:rsidRPr="00B55B42" w14:paraId="4757C7B8" w14:textId="77777777" w:rsidTr="6D389627">
        <w:trPr>
          <w:trHeight w:val="449"/>
        </w:trPr>
        <w:tc>
          <w:tcPr>
            <w:tcW w:w="3095" w:type="dxa"/>
            <w:vAlign w:val="center"/>
          </w:tcPr>
          <w:p w14:paraId="3C5FBD7F" w14:textId="791E0013" w:rsidR="000D17B1" w:rsidRPr="00B55B42" w:rsidRDefault="00CD4738" w:rsidP="002A652A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 w:rsidRPr="00CD4738">
              <w:rPr>
                <w:rFonts w:ascii="Calibri" w:hAnsi="Calibri" w:cs="Calibri"/>
                <w:smallCaps/>
                <w:noProof/>
                <w:sz w:val="22"/>
                <w:szCs w:val="22"/>
                <w:highlight w:val="yellow"/>
                <w:lang w:val="cs-CZ"/>
              </w:rPr>
              <w:t>artériová</w:t>
            </w: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</w:t>
            </w:r>
            <w:r w:rsidR="00712B3F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hypertenzia</w:t>
            </w:r>
          </w:p>
        </w:tc>
        <w:tc>
          <w:tcPr>
            <w:tcW w:w="6970" w:type="dxa"/>
            <w:gridSpan w:val="2"/>
            <w:tcBorders>
              <w:bottom w:val="nil"/>
            </w:tcBorders>
            <w:vAlign w:val="center"/>
          </w:tcPr>
          <w:p w14:paraId="148966D1" w14:textId="47316BAC" w:rsidR="00A67D65" w:rsidRDefault="00712B3F" w:rsidP="6D38962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rok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stanovenia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diagnózy</w:t>
            </w:r>
            <w:r w:rsidR="00A67D65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  <w:r w:rsidR="00A67D65"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660D53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|__|__|__|__|</w:t>
            </w:r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="00A67D65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A67D65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neznámy</w:t>
            </w:r>
          </w:p>
          <w:p w14:paraId="3FF57A0B" w14:textId="4F43212A" w:rsidR="007E0315" w:rsidRPr="002D57DA" w:rsidRDefault="00712B3F" w:rsidP="6D38962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rok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zahájenia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liečby</w:t>
            </w:r>
            <w:proofErr w:type="spellEnd"/>
            <w:r w:rsidR="2A8CDA84"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: </w:t>
            </w:r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 w:rsidR="00660D53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|__|__|__|__| </w:t>
            </w:r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</w:t>
            </w:r>
            <w:r w:rsidR="00A67D65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A67D65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neznámy</w:t>
            </w:r>
          </w:p>
        </w:tc>
      </w:tr>
      <w:tr w:rsidR="00810435" w:rsidRPr="00B55B42" w14:paraId="14E3D54C" w14:textId="77777777" w:rsidTr="6D389627">
        <w:trPr>
          <w:trHeight w:val="671"/>
        </w:trPr>
        <w:tc>
          <w:tcPr>
            <w:tcW w:w="3095" w:type="dxa"/>
            <w:vMerge w:val="restart"/>
            <w:vAlign w:val="center"/>
          </w:tcPr>
          <w:p w14:paraId="6D3860ED" w14:textId="0373DF22" w:rsidR="00660D53" w:rsidRDefault="00660D53" w:rsidP="00660D53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</w:rPr>
              <w:t>Iné r</w:t>
            </w:r>
            <w:r w:rsidRPr="00B55B42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elevant</w:t>
            </w: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né diagnózy a stavy prítomné už pred zaradením do štúdie</w:t>
            </w:r>
          </w:p>
          <w:p w14:paraId="44757621" w14:textId="54099143" w:rsidR="00810435" w:rsidRPr="00B55B42" w:rsidRDefault="00660D53" w:rsidP="002A652A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výberu viacerých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6970" w:type="dxa"/>
            <w:gridSpan w:val="2"/>
            <w:tcBorders>
              <w:bottom w:val="nil"/>
            </w:tcBorders>
            <w:vAlign w:val="center"/>
          </w:tcPr>
          <w:p w14:paraId="69419AFD" w14:textId="39203337" w:rsidR="00810435" w:rsidRPr="00B55B42" w:rsidRDefault="00660D53" w:rsidP="002A652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Calibri" w:hAnsi="Calibri" w:cs="Calibri"/>
                <w:b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 xml:space="preserve">Z uvedených možností prosím vyberte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>všetky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>relevantné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 xml:space="preserve"> diagnózy a stavy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>prítomné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 xml:space="preserve"> už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>pred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>zaradením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 xml:space="preserve"> subjektu do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>štúdie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  <w:lang w:val="cs-CZ"/>
              </w:rPr>
              <w:t>.</w:t>
            </w:r>
          </w:p>
        </w:tc>
      </w:tr>
      <w:tr w:rsidR="00270813" w:rsidRPr="00B55B42" w14:paraId="012A439B" w14:textId="77777777" w:rsidTr="6D389627">
        <w:trPr>
          <w:trHeight w:val="5293"/>
        </w:trPr>
        <w:tc>
          <w:tcPr>
            <w:tcW w:w="3095" w:type="dxa"/>
            <w:vMerge/>
            <w:vAlign w:val="center"/>
          </w:tcPr>
          <w:p w14:paraId="037A81FB" w14:textId="77777777" w:rsidR="00270813" w:rsidRPr="00B55B42" w:rsidRDefault="00270813" w:rsidP="002A652A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6970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24C633CC" w14:textId="2D8A36A2" w:rsidR="00270813" w:rsidRPr="00660D53" w:rsidRDefault="00270813" w:rsidP="002A652A">
            <w:pPr>
              <w:pStyle w:val="BodyText3"/>
              <w:widowControl w:val="0"/>
              <w:spacing w:after="0" w:line="276" w:lineRule="auto"/>
              <w:ind w:firstLine="61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 w:rsidRPr="00660D53">
              <w:rPr>
                <w:rFonts w:ascii="Calibri" w:hAnsi="Calibri" w:cs="Calibri"/>
                <w:sz w:val="22"/>
                <w:szCs w:val="22"/>
                <w:lang w:val="cs-CZ"/>
              </w:rPr>
              <w:t>žiadne</w:t>
            </w:r>
            <w:proofErr w:type="spellEnd"/>
          </w:p>
          <w:p w14:paraId="62BDE2C3" w14:textId="11A8405B" w:rsidR="00270813" w:rsidRDefault="00270813" w:rsidP="00D949EF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diabetes </w:t>
            </w:r>
            <w:proofErr w:type="spellStart"/>
            <w:r w:rsidRPr="00660D53">
              <w:rPr>
                <w:rFonts w:ascii="Calibri" w:hAnsi="Calibri" w:cs="Calibri"/>
                <w:sz w:val="22"/>
                <w:szCs w:val="22"/>
                <w:lang w:val="cs-CZ"/>
              </w:rPr>
              <w:t>mellitus</w:t>
            </w:r>
            <w:proofErr w:type="spellEnd"/>
            <w:r w:rsidR="00A67D65" w:rsidRP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</w:t>
            </w:r>
            <w:r w:rsidR="00660D53" w:rsidRP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prosím </w:t>
            </w:r>
            <w:proofErr w:type="spellStart"/>
            <w:r w:rsidR="00660D53" w:rsidRPr="00660D53">
              <w:rPr>
                <w:rFonts w:ascii="Calibri" w:hAnsi="Calibri" w:cs="Calibri"/>
                <w:sz w:val="22"/>
                <w:szCs w:val="22"/>
                <w:lang w:val="cs-CZ"/>
              </w:rPr>
              <w:t>špecifikujte</w:t>
            </w:r>
            <w:proofErr w:type="spellEnd"/>
            <w:r w:rsidR="00A67D65" w:rsidRPr="00660D53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BE20899" w14:textId="7EB98CB7" w:rsidR="00A67D65" w:rsidRPr="00660D53" w:rsidRDefault="00A67D65" w:rsidP="00A67D65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t</w:t>
            </w:r>
            <w:r w:rsidRPr="00660D53">
              <w:rPr>
                <w:rFonts w:ascii="Calibri" w:hAnsi="Calibri" w:cs="Calibri"/>
                <w:sz w:val="22"/>
                <w:szCs w:val="22"/>
                <w:lang w:val="cs-CZ"/>
              </w:rPr>
              <w:t>yp 1</w:t>
            </w:r>
          </w:p>
          <w:p w14:paraId="76DADE34" w14:textId="2F584862" w:rsidR="00A67D65" w:rsidRPr="002B5684" w:rsidRDefault="00A67D65" w:rsidP="00D949EF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2B5684">
              <w:rPr>
                <w:rFonts w:ascii="Calibri" w:hAnsi="Calibri" w:cs="Calibri"/>
                <w:sz w:val="22"/>
                <w:szCs w:val="22"/>
                <w:lang w:val="cs-CZ"/>
              </w:rPr>
              <w:t>typ 2</w:t>
            </w:r>
          </w:p>
          <w:p w14:paraId="71E203C6" w14:textId="77777777" w:rsidR="00660D53" w:rsidRDefault="00BD55D1" w:rsidP="00660D53">
            <w:pPr>
              <w:pStyle w:val="BodyText3"/>
              <w:widowControl w:val="0"/>
              <w:spacing w:after="0"/>
              <w:jc w:val="both"/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660D53" w:rsidRPr="00666BCA">
              <w:rPr>
                <w:rFonts w:ascii="Calibri" w:hAnsi="Calibri" w:cs="Calibri"/>
                <w:sz w:val="22"/>
                <w:szCs w:val="22"/>
                <w:lang w:val="pt-BR"/>
              </w:rPr>
              <w:t>dyslipidémia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D949EF" w:rsidRPr="00DE7FDC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(</w:t>
            </w:r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v </w:t>
            </w:r>
            <w:proofErr w:type="spellStart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prípade</w:t>
            </w:r>
            <w:proofErr w:type="spellEnd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výberu</w:t>
            </w:r>
            <w:proofErr w:type="spellEnd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sa</w:t>
            </w:r>
            <w:proofErr w:type="spellEnd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zobrazí otázka o </w:t>
            </w:r>
            <w:proofErr w:type="spellStart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manažmente</w:t>
            </w:r>
            <w:proofErr w:type="spellEnd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dyslipidémie</w:t>
            </w:r>
            <w:proofErr w:type="spellEnd"/>
            <w:r w:rsidR="00660D53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</w:p>
          <w:p w14:paraId="2BEF55E5" w14:textId="2A75332F" w:rsidR="00BD55D1" w:rsidRPr="00DE7FDC" w:rsidRDefault="00660D53" w:rsidP="00660D53">
            <w:pPr>
              <w:pStyle w:val="BodyText3"/>
              <w:widowControl w:val="0"/>
              <w:spacing w:after="0"/>
              <w:jc w:val="both"/>
              <w:rPr>
                <w:rFonts w:ascii="Calibri" w:hAnsi="Calibri" w:cs="Calibri"/>
                <w:sz w:val="21"/>
                <w:szCs w:val="21"/>
                <w:lang w:val="cs-CZ"/>
              </w:rPr>
            </w:pPr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          (viď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nasledujúca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strana) </w:t>
            </w:r>
            <w:r w:rsidR="00D949EF" w:rsidRPr="00DE7FDC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</w:p>
          <w:p w14:paraId="73002C14" w14:textId="3F672121" w:rsidR="00270813" w:rsidRPr="00660D53" w:rsidRDefault="00270813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660D53" w:rsidRP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ischemická choroba </w:t>
            </w:r>
            <w:proofErr w:type="spellStart"/>
            <w:r w:rsidR="00660D53" w:rsidRPr="00660D53">
              <w:rPr>
                <w:rFonts w:ascii="Calibri" w:hAnsi="Calibri" w:cs="Calibri"/>
                <w:sz w:val="22"/>
                <w:szCs w:val="22"/>
                <w:lang w:val="cs-CZ"/>
              </w:rPr>
              <w:t>srdca</w:t>
            </w:r>
            <w:proofErr w:type="spellEnd"/>
            <w:r w:rsidRP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</w:t>
            </w:r>
            <w:r w:rsidR="00660D53" w:rsidRP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prosím vyberte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príslušné</w:t>
            </w:r>
            <w:proofErr w:type="spellEnd"/>
            <w:r w:rsidR="00660D53" w:rsidRP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možnosti</w:t>
            </w:r>
            <w:r w:rsidRPr="00660D53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  <w:p w14:paraId="0396268D" w14:textId="6B471486" w:rsidR="00270813" w:rsidRPr="002B5684" w:rsidRDefault="54EEBB53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predchádzajúci</w:t>
            </w:r>
            <w:proofErr w:type="spellEnd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infarkt myokardu</w:t>
            </w:r>
          </w:p>
          <w:p w14:paraId="391DE546" w14:textId="394A47DA" w:rsidR="00907A4A" w:rsidRPr="002B5684" w:rsidRDefault="00907A4A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angina pectoris</w:t>
            </w:r>
          </w:p>
          <w:p w14:paraId="78195500" w14:textId="1EDBFAA9" w:rsidR="00A67D65" w:rsidRPr="002B5684" w:rsidRDefault="00A67D65" w:rsidP="00A67D65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pozitívny</w:t>
            </w:r>
            <w:proofErr w:type="spellEnd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angiografický nález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(</w:t>
            </w:r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y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), </w:t>
            </w:r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prosím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špecifikujte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: </w:t>
            </w:r>
          </w:p>
          <w:p w14:paraId="1EA62D48" w14:textId="532464A7" w:rsidR="00A67D65" w:rsidRPr="002B5684" w:rsidRDefault="00A67D65" w:rsidP="00A67D65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koronárna</w:t>
            </w:r>
            <w:proofErr w:type="spellEnd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angiografia</w:t>
            </w:r>
            <w:proofErr w:type="spellEnd"/>
          </w:p>
          <w:p w14:paraId="1DA887CB" w14:textId="7BB9D43E" w:rsidR="00A67D65" w:rsidRPr="002B5684" w:rsidRDefault="00A67D65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počítačová </w:t>
            </w:r>
            <w:proofErr w:type="spellStart"/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>tomografia</w:t>
            </w:r>
            <w:proofErr w:type="spellEnd"/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(CT)</w:t>
            </w:r>
          </w:p>
          <w:p w14:paraId="0B9F2C79" w14:textId="63F1F55A" w:rsidR="00A67D65" w:rsidRPr="002B5684" w:rsidRDefault="00A67D65" w:rsidP="00A67D65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="00D12578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predchádzajúca</w:t>
            </w:r>
            <w:proofErr w:type="spellEnd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re-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vaskularizácia</w:t>
            </w:r>
            <w:proofErr w:type="spellEnd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prosím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špecifikujte</w:t>
            </w:r>
            <w:proofErr w:type="spellEnd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  <w:p w14:paraId="6E72C3D2" w14:textId="36F90FCD" w:rsidR="00A67D65" w:rsidRPr="002B5684" w:rsidRDefault="00A67D65" w:rsidP="00A67D65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</w:t>
            </w:r>
            <w:r w:rsidR="00D12578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perkutánna</w:t>
            </w:r>
            <w:proofErr w:type="spellEnd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koronárna</w:t>
            </w:r>
            <w:proofErr w:type="spellEnd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intervencia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(</w:t>
            </w:r>
            <w:r w:rsidRPr="002B5684">
              <w:rPr>
                <w:rFonts w:ascii="Calibri" w:hAnsi="Calibri" w:cs="Calibri"/>
                <w:sz w:val="22"/>
                <w:szCs w:val="22"/>
                <w:lang w:val="cs-CZ"/>
              </w:rPr>
              <w:t>PCI)</w:t>
            </w:r>
          </w:p>
          <w:p w14:paraId="3CEFF6F8" w14:textId="7D960274" w:rsidR="00A67D65" w:rsidRPr="002B5684" w:rsidRDefault="00A67D65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</w:t>
            </w:r>
            <w:r w:rsidR="00D12578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660D53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by-pass </w:t>
            </w:r>
            <w:proofErr w:type="spellStart"/>
            <w:r w:rsidR="00660D53" w:rsidRPr="002B5684">
              <w:rPr>
                <w:rFonts w:ascii="Calibri" w:hAnsi="Calibri" w:cs="Calibri"/>
                <w:sz w:val="22"/>
                <w:szCs w:val="22"/>
                <w:lang w:val="cs-CZ"/>
              </w:rPr>
              <w:t>koronárnej</w:t>
            </w:r>
            <w:proofErr w:type="spellEnd"/>
            <w:r w:rsidR="00660D53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artérie</w:t>
            </w:r>
            <w:r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(CABG)</w:t>
            </w:r>
          </w:p>
          <w:p w14:paraId="50E9B8ED" w14:textId="22F30DA6" w:rsidR="00270813" w:rsidRDefault="00270813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660D53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srdcové </w:t>
            </w:r>
            <w:proofErr w:type="spellStart"/>
            <w:r w:rsidR="00660D53" w:rsidRPr="002B5684">
              <w:rPr>
                <w:rFonts w:ascii="Calibri" w:hAnsi="Calibri" w:cs="Calibri"/>
                <w:sz w:val="22"/>
                <w:szCs w:val="22"/>
                <w:lang w:val="cs-CZ"/>
              </w:rPr>
              <w:t>zlyhanie</w:t>
            </w:r>
            <w:proofErr w:type="spellEnd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41B3EAF" w14:textId="56A61265" w:rsidR="00270813" w:rsidRDefault="00270813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 w:rsidRPr="002B5684">
              <w:rPr>
                <w:rFonts w:ascii="Calibri" w:hAnsi="Calibri" w:cs="Calibri"/>
                <w:sz w:val="22"/>
                <w:szCs w:val="22"/>
                <w:lang w:val="cs-CZ"/>
              </w:rPr>
              <w:t>fibrilácia</w:t>
            </w:r>
            <w:proofErr w:type="spellEnd"/>
            <w:r w:rsidR="00660D53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660D53" w:rsidRPr="002B5684">
              <w:rPr>
                <w:rFonts w:ascii="Calibri" w:hAnsi="Calibri" w:cs="Calibri"/>
                <w:sz w:val="22"/>
                <w:szCs w:val="22"/>
                <w:lang w:val="cs-CZ"/>
              </w:rPr>
              <w:t>predsiení</w:t>
            </w:r>
            <w:proofErr w:type="spellEnd"/>
          </w:p>
          <w:p w14:paraId="1F596C96" w14:textId="25D80982" w:rsidR="00270813" w:rsidRPr="007B59B5" w:rsidRDefault="00270813" w:rsidP="007B59B5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predchádzajúca</w:t>
            </w:r>
            <w:proofErr w:type="spellEnd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cievna</w:t>
            </w:r>
            <w:proofErr w:type="spellEnd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mozková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príhoda</w:t>
            </w:r>
            <w:proofErr w:type="spellEnd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a/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alebo</w:t>
            </w:r>
            <w:proofErr w:type="spellEnd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TIA</w:t>
            </w:r>
          </w:p>
          <w:p w14:paraId="3251B462" w14:textId="1BA8C9FE" w:rsidR="00270813" w:rsidRPr="002B5684" w:rsidRDefault="00270813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>periférne</w:t>
            </w:r>
            <w:proofErr w:type="spellEnd"/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>artériové</w:t>
            </w:r>
            <w:proofErr w:type="spellEnd"/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>ochorenie</w:t>
            </w:r>
            <w:proofErr w:type="spellEnd"/>
            <w:r w:rsidR="007B59B5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(PAD)</w:t>
            </w:r>
          </w:p>
          <w:p w14:paraId="0A925AF0" w14:textId="5E24CF72" w:rsidR="00514071" w:rsidRPr="00514071" w:rsidRDefault="00514071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14071">
              <w:rPr>
                <w:rFonts w:asciiTheme="minorHAnsi" w:eastAsia="Wingdings" w:hAnsiTheme="minorHAnsi" w:cstheme="minorHAns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660D53">
              <w:rPr>
                <w:rFonts w:ascii="Calibri" w:hAnsi="Calibri" w:cs="Calibri"/>
                <w:sz w:val="22"/>
                <w:szCs w:val="22"/>
                <w:lang w:val="cs-CZ"/>
              </w:rPr>
              <w:t>chroni</w:t>
            </w:r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cká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venózna</w:t>
            </w:r>
            <w:proofErr w:type="spellEnd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insuficiencia</w:t>
            </w:r>
            <w:proofErr w:type="spellEnd"/>
          </w:p>
          <w:p w14:paraId="0381E02F" w14:textId="4FD50060" w:rsidR="00270813" w:rsidRDefault="54EEBB53" w:rsidP="002A652A">
            <w:pPr>
              <w:pStyle w:val="BodyText3"/>
              <w:widowControl w:val="0"/>
              <w:spacing w:after="0" w:line="276" w:lineRule="auto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6D389627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6D389627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chronické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ochorenie</w:t>
            </w:r>
            <w:proofErr w:type="spellEnd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obličiek</w:t>
            </w:r>
            <w:proofErr w:type="spellEnd"/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en-US"/>
              </w:rPr>
              <w:t>prosím</w:t>
            </w:r>
            <w:proofErr w:type="spellEnd"/>
            <w:r w:rsidR="007B59B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B59B5">
              <w:rPr>
                <w:rFonts w:ascii="Calibri" w:hAnsi="Calibri" w:cs="Calibri"/>
                <w:sz w:val="22"/>
                <w:szCs w:val="22"/>
                <w:lang w:val="en-US"/>
              </w:rPr>
              <w:t>špecifikujte</w:t>
            </w:r>
            <w:proofErr w:type="spellEnd"/>
            <w:r w:rsidRPr="6D389627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  <w:p w14:paraId="0BD4A9F4" w14:textId="11609940" w:rsidR="00270813" w:rsidRPr="00026C0C" w:rsidRDefault="00270813" w:rsidP="00270813">
            <w:pPr>
              <w:pStyle w:val="BodyText3"/>
              <w:widowControl w:val="0"/>
              <w:spacing w:after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de-DE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A67D65">
              <w:rPr>
                <w:rFonts w:ascii="Calibri" w:hAnsi="Calibri" w:cs="Calibri"/>
                <w:sz w:val="22"/>
                <w:szCs w:val="22"/>
                <w:lang w:val="cs-CZ"/>
              </w:rPr>
              <w:t>G</w:t>
            </w:r>
            <w:r w:rsidRPr="00026C0C">
              <w:rPr>
                <w:rFonts w:asciiTheme="minorHAnsi" w:hAnsiTheme="minorHAnsi" w:cstheme="minorHAnsi"/>
                <w:sz w:val="22"/>
                <w:szCs w:val="22"/>
                <w:lang w:val="de-DE"/>
              </w:rPr>
              <w:t xml:space="preserve">1 </w:t>
            </w:r>
            <w:r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de-DE"/>
              </w:rPr>
              <w:t xml:space="preserve">(GF </w:t>
            </w:r>
            <w:r w:rsidR="007E0315" w:rsidRPr="007E0315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≥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90 ml/min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1.73 m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vertAlign w:val="superscript"/>
              </w:rPr>
              <w:t>2</w:t>
            </w:r>
            <w:r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de-DE"/>
              </w:rPr>
              <w:t>)</w:t>
            </w:r>
          </w:p>
          <w:p w14:paraId="7888BAF2" w14:textId="791756C4" w:rsidR="00270813" w:rsidRPr="00026C0C" w:rsidRDefault="00270813" w:rsidP="00270813">
            <w:pPr>
              <w:pStyle w:val="BodyText3"/>
              <w:widowControl w:val="0"/>
              <w:spacing w:after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</w:t>
            </w:r>
            <w:r w:rsidR="00A67D65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="00A67D65" w:rsidRPr="00026C0C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G</w:t>
            </w:r>
            <w:r w:rsidRPr="00026C0C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2 </w:t>
            </w:r>
            <w:r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(GF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60 – 89</w:t>
            </w:r>
            <w:proofErr w:type="gramEnd"/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ml/min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1.73 m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vertAlign w:val="superscript"/>
              </w:rPr>
              <w:t>2</w:t>
            </w:r>
            <w:r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)</w:t>
            </w:r>
          </w:p>
          <w:p w14:paraId="3078D6CB" w14:textId="00CCBAF4" w:rsidR="00270813" w:rsidRPr="00270813" w:rsidRDefault="00270813" w:rsidP="00270813">
            <w:pPr>
              <w:pStyle w:val="BodyText3"/>
              <w:widowControl w:val="0"/>
              <w:spacing w:after="0" w:line="276" w:lineRule="auto"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vertAlign w:val="superscript"/>
              </w:rPr>
            </w:pPr>
            <w:r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</w:t>
            </w:r>
            <w:r w:rsidR="00A67D65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="00A67D65" w:rsidRPr="00026C0C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G</w:t>
            </w:r>
            <w:r w:rsidRPr="00026C0C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3</w:t>
            </w:r>
            <w:r w:rsidR="00A67D65" w:rsidRPr="00026C0C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a</w:t>
            </w:r>
            <w:r w:rsidRPr="00026C0C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(GF</w:t>
            </w:r>
            <w:r w:rsidR="007E0315"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 xml:space="preserve"> </w:t>
            </w:r>
            <w:proofErr w:type="gramStart"/>
            <w:r w:rsidR="00A67D65"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45 – 59</w:t>
            </w:r>
            <w:proofErr w:type="gramEnd"/>
            <w:r w:rsidR="00A67D65"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 xml:space="preserve">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m</w:t>
            </w:r>
            <w:r w:rsidR="007E031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l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min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1.73 m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vertAlign w:val="superscript"/>
              </w:rPr>
              <w:t>2</w:t>
            </w:r>
            <w:r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)</w:t>
            </w:r>
          </w:p>
          <w:p w14:paraId="5107F674" w14:textId="77B241E8" w:rsidR="00A67D65" w:rsidRDefault="00270813" w:rsidP="00270813">
            <w:pPr>
              <w:pStyle w:val="BodyText3"/>
              <w:widowControl w:val="0"/>
              <w:spacing w:after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</w:t>
            </w:r>
            <w:r w:rsidR="00A67D65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="00A67D65" w:rsidRPr="00026C0C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G3b</w:t>
            </w:r>
            <w:r w:rsidR="00A67D65" w:rsidDel="00A67D65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(GF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30</w:t>
            </w:r>
            <w:r w:rsidR="007E031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-</w:t>
            </w:r>
            <w:r w:rsidR="007E031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44</w:t>
            </w:r>
            <w:proofErr w:type="gramEnd"/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m</w:t>
            </w:r>
            <w:r w:rsidR="007E031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l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min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1.73 m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vertAlign w:val="superscript"/>
              </w:rPr>
              <w:t>2</w:t>
            </w:r>
            <w:r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)</w:t>
            </w:r>
          </w:p>
          <w:p w14:paraId="0A0ACE45" w14:textId="515B913B" w:rsidR="00A67D65" w:rsidRDefault="00C0465A" w:rsidP="00270813">
            <w:pPr>
              <w:pStyle w:val="BodyText3"/>
              <w:widowControl w:val="0"/>
              <w:spacing w:after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4"/>
                <w:szCs w:val="4"/>
                <w:lang w:val="cs-CZ"/>
              </w:rPr>
              <w:t xml:space="preserve">  </w:t>
            </w:r>
            <w:r w:rsidR="00A67D65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="00A67D65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A67D65"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="00A67D65" w:rsidRPr="00026C0C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G4</w:t>
            </w:r>
            <w:r w:rsidR="00A67D65" w:rsidDel="00A67D65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="00A67D65"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(GF</w:t>
            </w:r>
            <w:r w:rsidR="00A67D6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proofErr w:type="gramStart"/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15</w:t>
            </w:r>
            <w:r w:rsidR="00A67D6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- 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29</w:t>
            </w:r>
            <w:proofErr w:type="gramEnd"/>
            <w:r w:rsidR="00A67D6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ml/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min </w:t>
            </w:r>
            <w:r w:rsidR="00A67D6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="00A67D6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1.73 m</w:t>
            </w:r>
            <w:r w:rsidR="00A67D6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vertAlign w:val="superscript"/>
              </w:rPr>
              <w:t>2</w:t>
            </w:r>
            <w:r w:rsidR="00A67D65" w:rsidRPr="00026C0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)</w:t>
            </w:r>
          </w:p>
          <w:p w14:paraId="7A549DB7" w14:textId="15248F34" w:rsidR="00270813" w:rsidRPr="002B5684" w:rsidRDefault="00270813" w:rsidP="00270813">
            <w:pPr>
              <w:pStyle w:val="BodyText3"/>
              <w:widowControl w:val="0"/>
              <w:spacing w:after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</w:t>
            </w:r>
            <w:r w:rsidR="00A67D65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270813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="00A67D65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G5</w:t>
            </w:r>
            <w:r w:rsidRPr="002B5684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 w:rsidRPr="002B5684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(GF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="007E031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&lt; 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15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m</w:t>
            </w:r>
            <w:r w:rsidR="007E0315"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l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min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/</w:t>
            </w:r>
            <w:r w:rsidR="00A67D6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 xml:space="preserve"> 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shd w:val="clear" w:color="auto" w:fill="FFFFFF"/>
              </w:rPr>
              <w:t>1.73 m</w:t>
            </w:r>
            <w:r w:rsidRPr="007E0315">
              <w:rPr>
                <w:rFonts w:asciiTheme="minorHAnsi" w:hAnsiTheme="minorHAnsi" w:cstheme="minorHAnsi"/>
                <w:i/>
                <w:iCs/>
                <w:color w:val="1F1F1F"/>
                <w:sz w:val="22"/>
                <w:szCs w:val="22"/>
                <w:vertAlign w:val="superscript"/>
              </w:rPr>
              <w:t>2</w:t>
            </w:r>
            <w:r w:rsidRPr="002B5684">
              <w:rPr>
                <w:rFonts w:asciiTheme="minorHAnsi" w:hAnsiTheme="minorHAnsi" w:cstheme="minorHAnsi"/>
                <w:i/>
                <w:iCs/>
                <w:sz w:val="22"/>
                <w:szCs w:val="22"/>
                <w:lang w:val="cs-CZ"/>
              </w:rPr>
              <w:t>)</w:t>
            </w:r>
          </w:p>
          <w:p w14:paraId="622A05B8" w14:textId="1C87DBE3" w:rsidR="00BD55D1" w:rsidRPr="002B5684" w:rsidRDefault="007E0315" w:rsidP="00FA7AD9">
            <w:pPr>
              <w:pStyle w:val="BodyText3"/>
              <w:widowControl w:val="0"/>
              <w:spacing w:after="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7B59B5"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</w:tbl>
    <w:p w14:paraId="3C584FFE" w14:textId="5E44625F" w:rsidR="00810435" w:rsidRPr="003228AA" w:rsidRDefault="00810435" w:rsidP="00EF2DE3">
      <w:pPr>
        <w:tabs>
          <w:tab w:val="left" w:pos="1813"/>
        </w:tabs>
        <w:rPr>
          <w:rFonts w:ascii="Calibri" w:hAnsi="Calibri"/>
          <w:sz w:val="8"/>
          <w:szCs w:val="8"/>
          <w:lang w:val="cs-CZ"/>
        </w:rPr>
      </w:pPr>
    </w:p>
    <w:p w14:paraId="118F1E8A" w14:textId="77777777" w:rsidR="003228AA" w:rsidRDefault="003228AA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20"/>
        <w:gridCol w:w="6945"/>
      </w:tblGrid>
      <w:tr w:rsidR="005E11AC" w:rsidRPr="00B55B42" w14:paraId="551F199E" w14:textId="77777777" w:rsidTr="6D389627">
        <w:trPr>
          <w:trHeight w:val="510"/>
        </w:trPr>
        <w:tc>
          <w:tcPr>
            <w:tcW w:w="10065" w:type="dxa"/>
            <w:gridSpan w:val="2"/>
            <w:shd w:val="clear" w:color="auto" w:fill="808080" w:themeFill="background1" w:themeFillShade="80"/>
            <w:vAlign w:val="center"/>
          </w:tcPr>
          <w:p w14:paraId="19C5D23C" w14:textId="2E478640" w:rsidR="005E11AC" w:rsidRPr="00B55B42" w:rsidRDefault="007B59B5" w:rsidP="00806180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Návšteva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 </w:t>
            </w:r>
            <w:r w:rsidR="005E11AC"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–</w:t>
            </w:r>
            <w:r w:rsidR="005E11AC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Fyzikálne vyšetrenie </w:t>
            </w:r>
            <w:r w:rsidR="005E11AC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a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v</w:t>
            </w:r>
            <w:r>
              <w:rPr>
                <w:rFonts w:ascii="Calibri" w:hAnsi="Calibri" w:cs="Calibri"/>
                <w:b/>
                <w:bCs/>
                <w:smallCaps/>
                <w:noProof/>
                <w:sz w:val="28"/>
                <w:szCs w:val="28"/>
                <w:lang w:val="cs-CZ"/>
              </w:rPr>
              <w:t>ýsledky laboratórnych vyšetrení</w:t>
            </w:r>
          </w:p>
        </w:tc>
      </w:tr>
      <w:tr w:rsidR="005E11AC" w:rsidRPr="00B55B42" w14:paraId="574A0A8D" w14:textId="77777777" w:rsidTr="6D389627">
        <w:trPr>
          <w:trHeight w:val="510"/>
        </w:trPr>
        <w:tc>
          <w:tcPr>
            <w:tcW w:w="10065" w:type="dxa"/>
            <w:gridSpan w:val="2"/>
            <w:shd w:val="clear" w:color="auto" w:fill="D9D9D9" w:themeFill="background1" w:themeFillShade="D9"/>
            <w:vAlign w:val="center"/>
          </w:tcPr>
          <w:p w14:paraId="2526A9BA" w14:textId="6B5083F3" w:rsidR="005E11AC" w:rsidRPr="00B55B42" w:rsidRDefault="007B59B5" w:rsidP="00806180">
            <w:pPr>
              <w:jc w:val="center"/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Fyzikálne vyšetrenie</w:t>
            </w:r>
          </w:p>
        </w:tc>
      </w:tr>
      <w:tr w:rsidR="00D949EF" w:rsidRPr="00B55B42" w14:paraId="66CCFA07" w14:textId="77777777" w:rsidTr="6D389627">
        <w:trPr>
          <w:trHeight w:val="510"/>
        </w:trPr>
        <w:tc>
          <w:tcPr>
            <w:tcW w:w="3120" w:type="dxa"/>
            <w:vAlign w:val="center"/>
          </w:tcPr>
          <w:p w14:paraId="7A0FE905" w14:textId="4C10CEDE" w:rsidR="00D949EF" w:rsidRDefault="007B59B5" w:rsidP="00D949EF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Výška, hmotnosť, BMI a obvod pás</w:t>
            </w:r>
            <w:r w:rsidR="002B5684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a</w:t>
            </w:r>
          </w:p>
        </w:tc>
        <w:tc>
          <w:tcPr>
            <w:tcW w:w="6945" w:type="dxa"/>
            <w:vAlign w:val="center"/>
          </w:tcPr>
          <w:p w14:paraId="78BB0DFC" w14:textId="06C7EA87" w:rsidR="00D949EF" w:rsidRPr="00D949EF" w:rsidRDefault="007B59B5" w:rsidP="00D949EF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výška</w:t>
            </w:r>
            <w:r w:rsidR="00D949EF">
              <w:rPr>
                <w:rFonts w:ascii="Calibri" w:hAnsi="Calibri" w:cs="Calibri"/>
                <w:sz w:val="22"/>
                <w:szCs w:val="22"/>
                <w:lang w:val="cs-CZ"/>
              </w:rPr>
              <w:t xml:space="preserve">: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gram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 w:rsidR="00D949EF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  </w:t>
            </w:r>
            <w:r w:rsidR="00D949EF" w:rsidRPr="00D949EF">
              <w:rPr>
                <w:rFonts w:ascii="Calibri" w:hAnsi="Calibri" w:cs="Calibri"/>
                <w:sz w:val="22"/>
                <w:szCs w:val="22"/>
                <w:lang w:val="cs-CZ"/>
              </w:rPr>
              <w:t xml:space="preserve">cm                                                  </w:t>
            </w:r>
            <w:r w:rsidR="00D949EF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neznáma</w:t>
            </w:r>
            <w:r w:rsidR="00D949EF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hmotnosť</w:t>
            </w:r>
            <w:proofErr w:type="spellEnd"/>
            <w:r w:rsidR="00D949EF">
              <w:rPr>
                <w:rFonts w:ascii="Calibri" w:hAnsi="Calibri" w:cs="Calibri"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 w:rsidR="00D949EF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  </w:t>
            </w:r>
            <w:r w:rsidR="00D949EF" w:rsidRPr="00D949EF">
              <w:rPr>
                <w:rFonts w:ascii="Calibri" w:hAnsi="Calibri" w:cs="Calibri"/>
                <w:sz w:val="22"/>
                <w:szCs w:val="22"/>
                <w:lang w:val="cs-CZ"/>
              </w:rPr>
              <w:t xml:space="preserve">kg                                                  </w:t>
            </w:r>
            <w:r>
              <w:rPr>
                <w:rFonts w:ascii="Calibri" w:hAnsi="Calibri" w:cs="Calibri"/>
                <w:sz w:val="4"/>
                <w:szCs w:val="4"/>
                <w:lang w:val="cs-CZ"/>
              </w:rPr>
              <w:t xml:space="preserve">   </w:t>
            </w:r>
            <w:r w:rsidR="00D949EF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neznáma</w:t>
            </w:r>
          </w:p>
          <w:p w14:paraId="3B1470B0" w14:textId="7EFBC0AA" w:rsidR="00D949EF" w:rsidRPr="00F36061" w:rsidRDefault="00D949EF" w:rsidP="00D949EF">
            <w:pPr>
              <w:spacing w:line="276" w:lineRule="auto"/>
              <w:rPr>
                <w:rFonts w:ascii="Calibri" w:hAnsi="Calibri" w:cs="Calibri"/>
                <w:color w:val="4472C4" w:themeColor="accent1"/>
                <w:sz w:val="21"/>
                <w:szCs w:val="22"/>
                <w:lang w:val="cs-CZ"/>
              </w:rPr>
            </w:pPr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lastRenderedPageBreak/>
              <w:t xml:space="preserve">BMI:         </w:t>
            </w:r>
            <w:r w:rsidR="007B59B5"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       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|__|__|.|__| kg/m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vertAlign w:val="superscript"/>
                <w:lang w:val="cs-CZ"/>
              </w:rPr>
              <w:t xml:space="preserve">2       </w:t>
            </w:r>
            <w:r w:rsidRPr="00F36061">
              <w:rPr>
                <w:rFonts w:ascii="Calibri" w:hAnsi="Calibri" w:cs="Calibri"/>
                <w:i/>
                <w:color w:val="4472C4" w:themeColor="accent1"/>
                <w:sz w:val="20"/>
                <w:szCs w:val="21"/>
                <w:lang w:val="cs-CZ"/>
              </w:rPr>
              <w:t>automati</w:t>
            </w:r>
            <w:r w:rsidR="007B59B5" w:rsidRPr="00F36061">
              <w:rPr>
                <w:rFonts w:ascii="Calibri" w:hAnsi="Calibri" w:cs="Calibri"/>
                <w:i/>
                <w:color w:val="4472C4" w:themeColor="accent1"/>
                <w:sz w:val="20"/>
                <w:szCs w:val="21"/>
                <w:lang w:val="cs-CZ"/>
              </w:rPr>
              <w:t>cky počítané</w:t>
            </w:r>
          </w:p>
          <w:p w14:paraId="6E96B9E1" w14:textId="73719818" w:rsidR="00DE7FDC" w:rsidRDefault="007B59B5" w:rsidP="00D949EF">
            <w:pPr>
              <w:spacing w:line="276" w:lineRule="auto"/>
              <w:rPr>
                <w:rFonts w:ascii="Calibri" w:hAnsi="Calibri" w:cs="Calibri"/>
                <w:sz w:val="2"/>
                <w:szCs w:val="4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obvod </w:t>
            </w:r>
            <w:proofErr w:type="spellStart"/>
            <w:proofErr w:type="gram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pás</w:t>
            </w:r>
            <w:r w:rsidR="002B5684">
              <w:rPr>
                <w:rFonts w:ascii="Calibri" w:hAnsi="Calibri" w:cs="Calibri"/>
                <w:sz w:val="22"/>
                <w:szCs w:val="22"/>
                <w:lang w:val="cs-CZ"/>
              </w:rPr>
              <w:t>a</w:t>
            </w:r>
            <w:proofErr w:type="spellEnd"/>
            <w:r w:rsidR="00D949EF">
              <w:rPr>
                <w:rFonts w:ascii="Calibri" w:hAnsi="Calibri" w:cs="Calibri"/>
                <w:sz w:val="22"/>
                <w:szCs w:val="22"/>
                <w:lang w:val="cs-CZ"/>
              </w:rPr>
              <w:t xml:space="preserve">:  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proofErr w:type="gramEnd"/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>__|__|__|</w:t>
            </w:r>
            <w:r w:rsidR="00D167BD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  </w:t>
            </w:r>
            <w:r w:rsidR="00D949EF" w:rsidRPr="007B59B5">
              <w:rPr>
                <w:rFonts w:ascii="Calibri" w:hAnsi="Calibri" w:cs="Calibri"/>
                <w:sz w:val="22"/>
                <w:szCs w:val="22"/>
                <w:lang w:val="cs-CZ"/>
              </w:rPr>
              <w:t>cm</w:t>
            </w:r>
            <w:r w:rsidR="00D949EF"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</w:t>
            </w:r>
            <w:r w:rsidR="00D949EF"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="00D949EF"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</w:t>
            </w:r>
            <w:r w:rsidR="00D949EF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</w:t>
            </w:r>
            <w:r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  </w:t>
            </w:r>
            <w:r w:rsidR="00D949EF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</w:t>
            </w:r>
            <w:r w:rsidR="00D949EF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D949EF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neznámy</w:t>
            </w:r>
            <w:r w:rsidR="00D949EF"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</w:p>
          <w:p w14:paraId="4F6B69F7" w14:textId="79D1542A" w:rsidR="00D949EF" w:rsidRPr="00DE7FDC" w:rsidRDefault="00D949EF" w:rsidP="00D949EF">
            <w:pPr>
              <w:spacing w:line="276" w:lineRule="auto"/>
              <w:rPr>
                <w:rFonts w:ascii="Calibri" w:hAnsi="Calibri" w:cs="Calibri"/>
                <w:sz w:val="2"/>
                <w:szCs w:val="2"/>
                <w:lang w:val="cs-CZ"/>
              </w:rPr>
            </w:pP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</w:tr>
      <w:tr w:rsidR="00D949EF" w:rsidRPr="00B55B42" w14:paraId="04EDD5EC" w14:textId="77777777" w:rsidTr="003228AA">
        <w:trPr>
          <w:trHeight w:val="613"/>
        </w:trPr>
        <w:tc>
          <w:tcPr>
            <w:tcW w:w="3120" w:type="dxa"/>
            <w:vAlign w:val="center"/>
          </w:tcPr>
          <w:p w14:paraId="3A84BEBD" w14:textId="77777777" w:rsidR="007B59B5" w:rsidRDefault="007B59B5" w:rsidP="00D949EF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lastRenderedPageBreak/>
              <w:t>Tlak krvi a pulz</w:t>
            </w:r>
            <w:r w:rsidR="2E357FA7"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</w:p>
          <w:p w14:paraId="4E83B616" w14:textId="2C424DC8" w:rsidR="00D949EF" w:rsidRPr="00B55B42" w:rsidRDefault="2E357FA7" w:rsidP="00D949EF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(</w:t>
            </w:r>
            <w:proofErr w:type="spellStart"/>
            <w:r w:rsidR="003228AA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merané</w:t>
            </w:r>
            <w:proofErr w:type="spellEnd"/>
            <w:r w:rsidR="003228AA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na </w:t>
            </w:r>
            <w:proofErr w:type="spellStart"/>
            <w:r w:rsidR="003228AA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Návšteve</w:t>
            </w:r>
            <w:proofErr w:type="spellEnd"/>
            <w:r w:rsidR="003228AA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1</w:t>
            </w:r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)          </w:t>
            </w:r>
          </w:p>
        </w:tc>
        <w:tc>
          <w:tcPr>
            <w:tcW w:w="6945" w:type="dxa"/>
            <w:vAlign w:val="center"/>
          </w:tcPr>
          <w:p w14:paraId="28FAB5CC" w14:textId="77777777" w:rsidR="002B5684" w:rsidRPr="002B5684" w:rsidRDefault="002B5684" w:rsidP="00D949EF">
            <w:pPr>
              <w:spacing w:line="276" w:lineRule="auto"/>
              <w:rPr>
                <w:rFonts w:ascii="Wingdings" w:eastAsia="Wingdings" w:hAnsi="Wingdings" w:cs="Wingdings"/>
                <w:sz w:val="6"/>
                <w:szCs w:val="6"/>
                <w:lang w:val="cs-CZ"/>
              </w:rPr>
            </w:pPr>
          </w:p>
          <w:p w14:paraId="304A42E0" w14:textId="3BDD044C" w:rsidR="00A67D65" w:rsidRDefault="00A67D65" w:rsidP="00D949EF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3228AA" w:rsidRPr="002B5684">
              <w:rPr>
                <w:rFonts w:ascii="Calibri" w:hAnsi="Calibri" w:cs="Calibri"/>
                <w:sz w:val="22"/>
                <w:szCs w:val="22"/>
                <w:lang w:val="cs-CZ"/>
              </w:rPr>
              <w:t>pravá ruka</w:t>
            </w:r>
            <w:r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ľavá</w:t>
            </w:r>
            <w:proofErr w:type="spellEnd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ruka</w:t>
            </w:r>
          </w:p>
          <w:p w14:paraId="5C176B73" w14:textId="77777777" w:rsidR="003228AA" w:rsidRPr="003228AA" w:rsidRDefault="003228AA" w:rsidP="00D949EF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8"/>
                <w:szCs w:val="8"/>
                <w:lang w:val="cs-CZ"/>
              </w:rPr>
            </w:pPr>
          </w:p>
          <w:p w14:paraId="2D0A31ED" w14:textId="05DF2191" w:rsidR="00A67D65" w:rsidRDefault="003228AA" w:rsidP="00D949EF">
            <w:pPr>
              <w:spacing w:line="276" w:lineRule="auto"/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cs-CZ"/>
              </w:rPr>
              <w:t>Poznámka</w:t>
            </w:r>
            <w:r w:rsidR="00A67D65" w:rsidRPr="00026C0C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cs-CZ"/>
              </w:rPr>
              <w:t>:</w:t>
            </w:r>
            <w:r w:rsidR="00A67D65" w:rsidRPr="00026C0C"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Prosím,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uvádzajte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hodnoty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namerané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na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ruke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s vyšším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krvným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tlakom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. </w:t>
            </w:r>
          </w:p>
          <w:p w14:paraId="0610CEEB" w14:textId="77777777" w:rsidR="003228AA" w:rsidRPr="003228AA" w:rsidRDefault="003228AA" w:rsidP="00D949EF">
            <w:pPr>
              <w:spacing w:line="276" w:lineRule="auto"/>
              <w:rPr>
                <w:rFonts w:ascii="Calibri" w:hAnsi="Calibri" w:cs="Calibri"/>
                <w:i/>
                <w:iCs/>
                <w:sz w:val="8"/>
                <w:szCs w:val="8"/>
                <w:lang w:val="cs-CZ"/>
              </w:rPr>
            </w:pPr>
          </w:p>
          <w:p w14:paraId="4E40AD3F" w14:textId="74A63DE7" w:rsidR="00D949EF" w:rsidRPr="00E722B3" w:rsidRDefault="00D949EF" w:rsidP="00D949EF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1.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m</w:t>
            </w:r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eranie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                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2431F88" w14:textId="1571263B" w:rsidR="00D949EF" w:rsidRPr="003228AA" w:rsidRDefault="00D949EF" w:rsidP="00D949EF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</w:t>
            </w:r>
            <w:r w:rsid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tlak krvi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</w:p>
          <w:p w14:paraId="664152F0" w14:textId="00637E87" w:rsidR="00D949EF" w:rsidRDefault="00D949EF" w:rsidP="00D949EF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 w:rsid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:</w:t>
            </w:r>
            <w:r>
              <w:rPr>
                <w:lang w:val="cs-CZ"/>
              </w:rPr>
              <w:t xml:space="preserve">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</w:p>
          <w:p w14:paraId="6CA021D5" w14:textId="77777777" w:rsidR="00D949EF" w:rsidRPr="00E722B3" w:rsidRDefault="00D949EF" w:rsidP="00D949EF">
            <w:pPr>
              <w:spacing w:line="276" w:lineRule="auto"/>
              <w:rPr>
                <w:rFonts w:ascii="Calibri" w:hAnsi="Calibri" w:cs="Calibri"/>
                <w:smallCaps/>
                <w:sz w:val="6"/>
                <w:szCs w:val="6"/>
                <w:lang w:val="cs-CZ"/>
              </w:rPr>
            </w:pPr>
          </w:p>
          <w:p w14:paraId="1E3EEEA4" w14:textId="2408CAD5" w:rsidR="003228AA" w:rsidRPr="00E722B3" w:rsidRDefault="003228AA" w:rsidP="003228AA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>2</w:t>
            </w:r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m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eranie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                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7DB20AFC" w14:textId="77777777" w:rsidR="003228AA" w:rsidRPr="003228AA" w:rsidRDefault="003228AA" w:rsidP="003228AA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</w:p>
          <w:p w14:paraId="325C51EF" w14:textId="77777777" w:rsidR="003228AA" w:rsidRDefault="003228AA" w:rsidP="003228AA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</w:p>
          <w:p w14:paraId="684C8C79" w14:textId="77777777" w:rsidR="00D949EF" w:rsidRPr="00E722B3" w:rsidRDefault="00D949EF" w:rsidP="00D949EF">
            <w:pPr>
              <w:spacing w:line="276" w:lineRule="auto"/>
              <w:rPr>
                <w:rFonts w:ascii="Calibri" w:hAnsi="Calibri" w:cs="Calibri"/>
                <w:smallCaps/>
                <w:sz w:val="6"/>
                <w:szCs w:val="6"/>
                <w:lang w:val="cs-CZ"/>
              </w:rPr>
            </w:pPr>
          </w:p>
          <w:p w14:paraId="015A43C7" w14:textId="193B7396" w:rsidR="003228AA" w:rsidRPr="00E722B3" w:rsidRDefault="003228AA" w:rsidP="003228AA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>3</w:t>
            </w:r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m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eranie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                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1ABFFA98" w14:textId="77777777" w:rsidR="003228AA" w:rsidRPr="003228AA" w:rsidRDefault="003228AA" w:rsidP="003228AA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</w:p>
          <w:p w14:paraId="51FD589B" w14:textId="77777777" w:rsidR="003228AA" w:rsidRDefault="003228AA" w:rsidP="003228AA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</w:p>
          <w:p w14:paraId="4EC33DE6" w14:textId="77777777" w:rsidR="00D949EF" w:rsidRPr="00FA7AD9" w:rsidRDefault="00D949EF" w:rsidP="00D949EF">
            <w:pPr>
              <w:spacing w:line="276" w:lineRule="auto"/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7C1A6C6E" w14:textId="4B5EA01D" w:rsidR="00D949EF" w:rsidRPr="00F36061" w:rsidRDefault="003228AA" w:rsidP="00D949EF">
            <w:pPr>
              <w:spacing w:line="276" w:lineRule="auto"/>
              <w:rPr>
                <w:color w:val="4472C4" w:themeColor="accent1"/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tlak krvi</w:t>
            </w:r>
            <w:r w:rsidR="00D949EF"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: </w:t>
            </w:r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</w:t>
            </w:r>
            <w:r w:rsidR="00D949EF"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|__|__|__|/|__|__|__| </w:t>
            </w:r>
            <w:proofErr w:type="spellStart"/>
            <w:r w:rsidR="00D949EF"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>mmHg</w:t>
            </w:r>
            <w:proofErr w:type="spellEnd"/>
            <w:r w:rsidR="00D949EF"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 xml:space="preserve">     </w:t>
            </w:r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 xml:space="preserve">  </w:t>
            </w:r>
            <w:proofErr w:type="spellStart"/>
            <w:r w:rsidR="00D949EF"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autom</w:t>
            </w:r>
            <w:proofErr w:type="spellEnd"/>
            <w:r w:rsidR="00D949EF"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 xml:space="preserve">. </w:t>
            </w:r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počítaný</w:t>
            </w:r>
            <w:r w:rsidR="00D949EF" w:rsidRPr="00F36061">
              <w:rPr>
                <w:rFonts w:ascii="Calibri" w:hAnsi="Calibri" w:cs="Calibri"/>
                <w:color w:val="4472C4" w:themeColor="accent1"/>
                <w:sz w:val="20"/>
                <w:szCs w:val="20"/>
                <w:lang w:val="cs-CZ"/>
              </w:rPr>
              <w:t xml:space="preserve"> </w:t>
            </w:r>
          </w:p>
          <w:p w14:paraId="2DED554A" w14:textId="66492905" w:rsidR="00D949EF" w:rsidRPr="00E722B3" w:rsidRDefault="003228AA" w:rsidP="00D949EF">
            <w:pPr>
              <w:spacing w:line="276" w:lineRule="auto"/>
              <w:rPr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pulz</w:t>
            </w:r>
            <w:r w:rsidR="00D949EF"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:          </w:t>
            </w:r>
            <w:r w:rsidR="00D949EF"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úderov</w:t>
            </w:r>
            <w:proofErr w:type="spellEnd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 za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minútu</w:t>
            </w:r>
            <w:proofErr w:type="spellEnd"/>
            <w:r w:rsidRPr="00F36061">
              <w:rPr>
                <w:rFonts w:ascii="Calibri" w:hAnsi="Calibri" w:cs="Calibri"/>
                <w:i/>
                <w:color w:val="4472C4" w:themeColor="accent1"/>
                <w:sz w:val="20"/>
                <w:szCs w:val="21"/>
                <w:lang w:val="cs-CZ"/>
              </w:rPr>
              <w:t xml:space="preserve">           </w:t>
            </w:r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z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meraní</w:t>
            </w:r>
            <w:proofErr w:type="spellEnd"/>
            <w:r w:rsidR="00D949EF" w:rsidRPr="00D949EF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č</w:t>
            </w:r>
            <w:r w:rsidR="00D949EF" w:rsidRPr="00D949EF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. 2</w:t>
            </w:r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a </w:t>
            </w:r>
            <w:r w:rsidR="00D949EF" w:rsidRPr="00D949EF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3</w:t>
            </w:r>
          </w:p>
        </w:tc>
      </w:tr>
    </w:tbl>
    <w:p w14:paraId="43FF0F5C" w14:textId="77777777" w:rsidR="005E11AC" w:rsidRDefault="005E11AC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20"/>
        <w:gridCol w:w="6945"/>
      </w:tblGrid>
      <w:tr w:rsidR="00FA7AD9" w:rsidRPr="00B55B42" w14:paraId="2BBE29DC" w14:textId="77777777" w:rsidTr="6D389627">
        <w:trPr>
          <w:trHeight w:val="510"/>
        </w:trPr>
        <w:tc>
          <w:tcPr>
            <w:tcW w:w="10065" w:type="dxa"/>
            <w:gridSpan w:val="2"/>
            <w:shd w:val="clear" w:color="auto" w:fill="D9D9D9" w:themeFill="background1" w:themeFillShade="D9"/>
            <w:vAlign w:val="center"/>
          </w:tcPr>
          <w:p w14:paraId="4834C6DF" w14:textId="59DF643F" w:rsidR="00FA7AD9" w:rsidRPr="00B55B42" w:rsidRDefault="007B59B5" w:rsidP="6D389627">
            <w:pPr>
              <w:jc w:val="center"/>
              <w:rPr>
                <w:rFonts w:ascii="Calibri" w:hAnsi="Calibri" w:cs="Calibri"/>
                <w:b/>
                <w:bCs/>
                <w:smallCaps/>
                <w:noProof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bCs/>
                <w:smallCaps/>
                <w:noProof/>
                <w:sz w:val="28"/>
                <w:szCs w:val="28"/>
                <w:lang w:val="cs-CZ"/>
              </w:rPr>
              <w:t>Výsledky laboratórnych vyšetrení</w:t>
            </w:r>
          </w:p>
        </w:tc>
      </w:tr>
      <w:tr w:rsidR="00FA7AD9" w:rsidRPr="00E722B3" w14:paraId="40CEECEB" w14:textId="77777777" w:rsidTr="6D389627">
        <w:trPr>
          <w:trHeight w:val="510"/>
        </w:trPr>
        <w:tc>
          <w:tcPr>
            <w:tcW w:w="3120" w:type="dxa"/>
            <w:vAlign w:val="center"/>
          </w:tcPr>
          <w:p w14:paraId="2807DA06" w14:textId="77777777" w:rsidR="00C426E4" w:rsidRDefault="00C426E4" w:rsidP="00FA7AD9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Výsledky posledných biochemických vyšetrení</w:t>
            </w:r>
          </w:p>
          <w:p w14:paraId="3958B663" w14:textId="52836223" w:rsidR="00FA7AD9" w:rsidRPr="00B55B42" w:rsidRDefault="00FA7AD9" w:rsidP="00FA7AD9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(n</w:t>
            </w:r>
            <w:r w:rsidR="00C426E4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ie starších ako</w:t>
            </w: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3 m</w:t>
            </w:r>
            <w:r w:rsidR="00C426E4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esiace</w:t>
            </w: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)</w:t>
            </w:r>
          </w:p>
        </w:tc>
        <w:tc>
          <w:tcPr>
            <w:tcW w:w="6945" w:type="dxa"/>
            <w:vAlign w:val="center"/>
          </w:tcPr>
          <w:p w14:paraId="1FB69860" w14:textId="2841A120" w:rsidR="00FA7AD9" w:rsidRDefault="003228AA" w:rsidP="00FA7AD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celk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="00FA7AD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gramStart"/>
            <w:r w:rsidR="00FA7AD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cholesterol:  </w:t>
            </w:r>
            <w:r w:rsidR="00FA7AD9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proofErr w:type="gramEnd"/>
            <w:r w:rsidR="00FA7AD9" w:rsidRPr="00B55B42">
              <w:rPr>
                <w:rFonts w:ascii="Calibri" w:hAnsi="Calibri" w:cs="Calibri"/>
                <w:sz w:val="22"/>
                <w:szCs w:val="22"/>
                <w:lang w:val="cs-CZ"/>
              </w:rPr>
              <w:t>__|__|</w:t>
            </w:r>
            <w:r w:rsidR="00EA759D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="00FA7AD9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  </w:t>
            </w:r>
            <w:proofErr w:type="spellStart"/>
            <w:r w:rsidR="00FA7AD9" w:rsidRPr="003228AA">
              <w:rPr>
                <w:rFonts w:ascii="Calibri" w:hAnsi="Calibri" w:cs="Calibri"/>
                <w:sz w:val="22"/>
                <w:szCs w:val="22"/>
                <w:lang w:val="cs-CZ"/>
              </w:rPr>
              <w:t>mmol</w:t>
            </w:r>
            <w:proofErr w:type="spellEnd"/>
            <w:r w:rsidR="00FA7AD9"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/l 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alebo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neznáme</w:t>
            </w:r>
            <w:r w:rsidR="00FA7AD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B004C1B" w14:textId="29BE98D1" w:rsidR="00FA7AD9" w:rsidRPr="003228AA" w:rsidRDefault="00FA7AD9" w:rsidP="00FA7AD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proofErr w:type="gramStart"/>
            <w:r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LDL:   </w:t>
            </w:r>
            <w:proofErr w:type="gramEnd"/>
            <w:r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</w:t>
            </w:r>
            <w:r w:rsidR="00ED26B5"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 w:rsidR="00EA759D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  </w:t>
            </w:r>
            <w:proofErr w:type="spellStart"/>
            <w:r w:rsidRPr="003228AA">
              <w:rPr>
                <w:rFonts w:ascii="Calibri" w:hAnsi="Calibri" w:cs="Calibri"/>
                <w:sz w:val="22"/>
                <w:szCs w:val="22"/>
                <w:lang w:val="cs-CZ"/>
              </w:rPr>
              <w:t>mmol</w:t>
            </w:r>
            <w:proofErr w:type="spellEnd"/>
            <w:r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/l       </w:t>
            </w:r>
            <w:r w:rsidR="003228AA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3228AA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alebo</w:t>
            </w:r>
            <w:proofErr w:type="spellEnd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neznáme</w:t>
            </w:r>
          </w:p>
          <w:p w14:paraId="15746840" w14:textId="14D07160" w:rsidR="00FA7AD9" w:rsidRPr="003228AA" w:rsidRDefault="00FA7AD9" w:rsidP="00FA7AD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proofErr w:type="gramStart"/>
            <w:r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HDL: </w:t>
            </w:r>
            <w:r w:rsidR="00ED26B5"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proofErr w:type="gramEnd"/>
            <w:r w:rsidR="00ED26B5"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 w:rsidR="00EA759D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  </w:t>
            </w:r>
            <w:proofErr w:type="spellStart"/>
            <w:r w:rsidRPr="003228AA">
              <w:rPr>
                <w:rFonts w:ascii="Calibri" w:hAnsi="Calibri" w:cs="Calibri"/>
                <w:sz w:val="22"/>
                <w:szCs w:val="22"/>
                <w:lang w:val="cs-CZ"/>
              </w:rPr>
              <w:t>mmol</w:t>
            </w:r>
            <w:proofErr w:type="spellEnd"/>
            <w:r w:rsidRP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/l       </w:t>
            </w:r>
            <w:r w:rsidR="003228AA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3228AA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>alebo</w:t>
            </w:r>
            <w:proofErr w:type="spellEnd"/>
            <w:r w:rsidR="003228A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neznáme</w:t>
            </w:r>
          </w:p>
          <w:p w14:paraId="54E7BE02" w14:textId="1EEDBF32" w:rsidR="003228AA" w:rsidRDefault="00A67D65" w:rsidP="00FA7AD9">
            <w:pPr>
              <w:spacing w:line="276" w:lineRule="auto"/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non-HDL</w:t>
            </w:r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          </w:t>
            </w:r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</w:t>
            </w:r>
            <w:proofErr w:type="gramStart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proofErr w:type="gramEnd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__| 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mmol/l</w:t>
            </w:r>
            <w:r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en-US"/>
              </w:rPr>
              <w:t xml:space="preserve">  </w:t>
            </w:r>
          </w:p>
          <w:p w14:paraId="7AEFAFD7" w14:textId="15227160" w:rsidR="00A67D65" w:rsidRPr="003228AA" w:rsidRDefault="003228AA" w:rsidP="00FA7AD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cs-CZ"/>
              </w:rPr>
              <w:t xml:space="preserve">                                  </w:t>
            </w:r>
            <w:proofErr w:type="spellStart"/>
            <w:r w:rsidRPr="022E82DE"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cs-CZ"/>
              </w:rPr>
              <w:t>autom</w:t>
            </w:r>
            <w:proofErr w:type="spellEnd"/>
            <w:r w:rsidRPr="022E82DE"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cs-CZ"/>
              </w:rPr>
              <w:t xml:space="preserve">. </w:t>
            </w:r>
            <w:r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cs-CZ"/>
              </w:rPr>
              <w:t>počítaný</w:t>
            </w:r>
            <w:r w:rsidRPr="022E82DE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="00A67D65" w:rsidRPr="003228AA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(</w:t>
            </w:r>
            <w:r w:rsidRPr="003228AA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vzore</w:t>
            </w:r>
            <w:r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c</w:t>
            </w:r>
            <w:r w:rsidR="00A67D65" w:rsidRPr="003228AA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 xml:space="preserve">: </w:t>
            </w:r>
            <w:proofErr w:type="spellStart"/>
            <w:r w:rsidRPr="003228AA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celk</w:t>
            </w:r>
            <w:proofErr w:type="spellEnd"/>
            <w:r w:rsidRPr="003228AA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.</w:t>
            </w:r>
            <w:r w:rsidR="00A67D65" w:rsidRPr="003228AA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 xml:space="preserve"> cholesterol – HDL) </w:t>
            </w:r>
          </w:p>
          <w:p w14:paraId="2DD01AD2" w14:textId="63A10CCC" w:rsidR="00FA7AD9" w:rsidRDefault="00FA7AD9" w:rsidP="00FA7AD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triglycerid</w:t>
            </w:r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>y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ED26B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</w:t>
            </w:r>
            <w:proofErr w:type="gramStart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r w:rsidR="00EA759D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proofErr w:type="gramEnd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__| 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mmol/l      </w:t>
            </w:r>
            <w:r w:rsidR="00C426E4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C426E4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alebo neznáme</w:t>
            </w:r>
          </w:p>
          <w:p w14:paraId="0262B354" w14:textId="02FE9AB9" w:rsidR="00A67D65" w:rsidRDefault="00A67D65" w:rsidP="00FA7AD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album</w:t>
            </w:r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>í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</w:t>
            </w:r>
            <w:proofErr w:type="gramStart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proofErr w:type="gramEnd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__|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g/l                </w:t>
            </w:r>
            <w:r w:rsidR="00C426E4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C426E4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alebo neznáme</w:t>
            </w:r>
          </w:p>
          <w:p w14:paraId="467325EF" w14:textId="6DE98B3E" w:rsidR="00A67D65" w:rsidRDefault="00C426E4" w:rsidP="00FA7AD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k</w:t>
            </w:r>
            <w:r w:rsidR="00A67D65">
              <w:rPr>
                <w:rFonts w:ascii="Calibri" w:hAnsi="Calibri" w:cs="Calibri"/>
                <w:sz w:val="22"/>
                <w:szCs w:val="22"/>
                <w:lang w:val="en-US"/>
              </w:rPr>
              <w:t>reatin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í</w:t>
            </w:r>
            <w:r w:rsidR="00A67D65">
              <w:rPr>
                <w:rFonts w:ascii="Calibri" w:hAnsi="Calibri" w:cs="Calibri"/>
                <w:sz w:val="22"/>
                <w:szCs w:val="22"/>
                <w:lang w:val="en-US"/>
              </w:rPr>
              <w:t>n</w:t>
            </w:r>
            <w:proofErr w:type="spellEnd"/>
            <w:r w:rsidR="00A67D6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:             </w:t>
            </w:r>
            <w:r w:rsidR="00A67D65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 w:rsidR="00A67D65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</w:t>
            </w:r>
            <w:proofErr w:type="gramStart"/>
            <w:r w:rsidR="00A67D65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r w:rsidR="00A67D65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="00A67D65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proofErr w:type="gramEnd"/>
            <w:r w:rsidR="00A67D65" w:rsidRPr="00B55B42">
              <w:rPr>
                <w:rFonts w:ascii="Calibri" w:hAnsi="Calibri" w:cs="Calibri"/>
                <w:sz w:val="22"/>
                <w:szCs w:val="22"/>
                <w:lang w:val="cs-CZ"/>
              </w:rPr>
              <w:t>__|</w:t>
            </w:r>
            <w:r w:rsidR="00A67D6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A67D65">
              <w:rPr>
                <w:rFonts w:ascii="Calibri" w:hAnsi="Calibri" w:cs="Calibri"/>
                <w:sz w:val="22"/>
                <w:szCs w:val="22"/>
                <w:lang w:val="el-GR"/>
              </w:rPr>
              <w:t>μ</w:t>
            </w:r>
            <w:r w:rsidR="00A67D6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mol/l        </w:t>
            </w:r>
            <w:r>
              <w:rPr>
                <w:rFonts w:ascii="Calibri" w:hAnsi="Calibri" w:cs="Calibri"/>
                <w:sz w:val="4"/>
                <w:szCs w:val="4"/>
                <w:lang w:val="en-US"/>
              </w:rPr>
              <w:t xml:space="preserve">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alebo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neznáme</w:t>
            </w:r>
          </w:p>
          <w:p w14:paraId="33EDB1E8" w14:textId="3BF29797" w:rsidR="00A67D65" w:rsidRPr="00F60A34" w:rsidRDefault="00FA7AD9" w:rsidP="00FA7AD9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gl</w:t>
            </w:r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>ykémia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>nalačno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: </w:t>
            </w:r>
            <w:r w:rsidR="00ED26B5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</w:t>
            </w:r>
            <w:proofErr w:type="gramStart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r w:rsidR="00EA759D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</w:t>
            </w:r>
            <w:proofErr w:type="gramEnd"/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__| 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mmol/l </w:t>
            </w:r>
            <w:r w:rsidR="00C426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C426E4">
              <w:rPr>
                <w:rFonts w:ascii="Calibri" w:hAnsi="Calibri" w:cs="Calibri"/>
                <w:sz w:val="4"/>
                <w:szCs w:val="4"/>
                <w:lang w:val="en-US"/>
              </w:rPr>
              <w:t xml:space="preserve">   </w:t>
            </w:r>
            <w:r w:rsidR="00C426E4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C426E4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alebo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neznáme</w:t>
            </w:r>
          </w:p>
        </w:tc>
      </w:tr>
    </w:tbl>
    <w:p w14:paraId="6DCA8376" w14:textId="2FC7BECF" w:rsidR="007E06E5" w:rsidRPr="00B0068D" w:rsidRDefault="00B0068D" w:rsidP="007E06E5">
      <w:pPr>
        <w:tabs>
          <w:tab w:val="left" w:pos="1813"/>
        </w:tabs>
        <w:rPr>
          <w:rFonts w:ascii="Calibri" w:hAnsi="Calibri"/>
          <w:b/>
          <w:bCs/>
          <w:sz w:val="44"/>
          <w:szCs w:val="44"/>
          <w:lang w:val="cs-CZ"/>
        </w:rPr>
      </w:pPr>
      <w:proofErr w:type="spellStart"/>
      <w:r w:rsidRPr="00B0068D">
        <w:rPr>
          <w:rFonts w:ascii="Calibri" w:hAnsi="Calibri"/>
          <w:b/>
          <w:bCs/>
          <w:sz w:val="44"/>
          <w:szCs w:val="44"/>
          <w:lang w:val="cs-CZ"/>
        </w:rPr>
        <w:t>Založka</w:t>
      </w:r>
      <w:proofErr w:type="spellEnd"/>
      <w:r w:rsidRPr="00B0068D">
        <w:rPr>
          <w:rFonts w:ascii="Calibri" w:hAnsi="Calibri"/>
          <w:b/>
          <w:bCs/>
          <w:sz w:val="44"/>
          <w:szCs w:val="44"/>
          <w:lang w:val="cs-CZ"/>
        </w:rPr>
        <w:t xml:space="preserve"> 2</w:t>
      </w:r>
    </w:p>
    <w:p w14:paraId="7DD5278A" w14:textId="77777777" w:rsidR="00B0068D" w:rsidRDefault="00B0068D" w:rsidP="007E06E5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6D97C114" w14:textId="77777777" w:rsidR="00B0068D" w:rsidRDefault="00B0068D" w:rsidP="007E06E5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02AA9AC8" w14:textId="77777777" w:rsidR="00B0068D" w:rsidRDefault="00B0068D" w:rsidP="007E06E5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94"/>
        <w:gridCol w:w="2512"/>
        <w:gridCol w:w="283"/>
        <w:gridCol w:w="1276"/>
        <w:gridCol w:w="283"/>
        <w:gridCol w:w="2129"/>
        <w:gridCol w:w="1388"/>
      </w:tblGrid>
      <w:tr w:rsidR="00ED26B5" w:rsidRPr="00B55B42" w14:paraId="669238F9" w14:textId="77777777" w:rsidTr="6D389627">
        <w:trPr>
          <w:trHeight w:val="510"/>
        </w:trPr>
        <w:tc>
          <w:tcPr>
            <w:tcW w:w="10065" w:type="dxa"/>
            <w:gridSpan w:val="7"/>
            <w:shd w:val="clear" w:color="auto" w:fill="808080" w:themeFill="background1" w:themeFillShade="80"/>
            <w:vAlign w:val="center"/>
          </w:tcPr>
          <w:p w14:paraId="652564A0" w14:textId="0A7714AB" w:rsidR="00ED26B5" w:rsidRPr="00B55B42" w:rsidRDefault="00C426E4" w:rsidP="00806180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Návšteva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 </w:t>
            </w:r>
            <w:r w:rsidR="00ED26B5"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– </w:t>
            </w:r>
            <w:r w:rsidR="00ED26B5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Mana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ž</w:t>
            </w:r>
            <w:r w:rsidR="00ED26B5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ment </w:t>
            </w:r>
            <w:r w:rsidR="00A90FEC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dyslipid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é</w:t>
            </w:r>
            <w:r w:rsidR="00A90FEC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mi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e</w:t>
            </w:r>
            <w:r w:rsidR="00A90FEC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a </w:t>
            </w:r>
            <w:r w:rsidR="00FB1EF5" w:rsidRPr="00FB1EF5">
              <w:rPr>
                <w:rFonts w:ascii="Calibri" w:hAnsi="Calibri" w:cs="Calibri"/>
                <w:b/>
                <w:smallCaps/>
                <w:noProof/>
                <w:sz w:val="28"/>
                <w:szCs w:val="28"/>
                <w:highlight w:val="yellow"/>
                <w:lang w:val="cs-CZ"/>
              </w:rPr>
              <w:t>artériovej</w:t>
            </w:r>
            <w:r w:rsidR="00FB1EF5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 w:rsidR="00ED26B5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hyperten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zie </w:t>
            </w:r>
            <w:r w:rsidR="005A513D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pr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ed</w:t>
            </w:r>
            <w:r w:rsidR="005A513D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Návštevou</w:t>
            </w:r>
            <w:r w:rsidR="005A513D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</w:t>
            </w:r>
          </w:p>
        </w:tc>
      </w:tr>
      <w:tr w:rsidR="00A90FEC" w:rsidRPr="00B55B42" w14:paraId="7527922C" w14:textId="77777777" w:rsidTr="6D389627">
        <w:trPr>
          <w:trHeight w:val="510"/>
        </w:trPr>
        <w:tc>
          <w:tcPr>
            <w:tcW w:w="10065" w:type="dxa"/>
            <w:gridSpan w:val="7"/>
            <w:shd w:val="clear" w:color="auto" w:fill="D9D9D9" w:themeFill="background1" w:themeFillShade="D9"/>
            <w:vAlign w:val="center"/>
          </w:tcPr>
          <w:p w14:paraId="4CF52F62" w14:textId="67B170C6" w:rsidR="00A90FEC" w:rsidRPr="00B55B42" w:rsidRDefault="00C426E4" w:rsidP="00D56226">
            <w:pPr>
              <w:jc w:val="center"/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Manažment dyslipidémie</w:t>
            </w:r>
          </w:p>
        </w:tc>
      </w:tr>
      <w:tr w:rsidR="00A90FEC" w:rsidRPr="00C944BB" w14:paraId="0B7A85E7" w14:textId="77777777" w:rsidTr="6D389627">
        <w:trPr>
          <w:trHeight w:val="510"/>
        </w:trPr>
        <w:tc>
          <w:tcPr>
            <w:tcW w:w="2194" w:type="dxa"/>
            <w:vAlign w:val="center"/>
          </w:tcPr>
          <w:p w14:paraId="0A1F9E72" w14:textId="38325D46" w:rsidR="00A90FEC" w:rsidRPr="00B55B42" w:rsidRDefault="00C426E4" w:rsidP="00D56226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Farmakoterapia dyslipidémie</w:t>
            </w:r>
          </w:p>
        </w:tc>
        <w:tc>
          <w:tcPr>
            <w:tcW w:w="7871" w:type="dxa"/>
            <w:gridSpan w:val="6"/>
            <w:vAlign w:val="center"/>
          </w:tcPr>
          <w:p w14:paraId="4608A622" w14:textId="404E6F97" w:rsidR="00035463" w:rsidRDefault="00A90FEC" w:rsidP="00D5622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žiadna</w:t>
            </w:r>
            <w:proofErr w:type="spellEnd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</w:t>
            </w:r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</w:t>
            </w:r>
            <w:r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stat</w:t>
            </w:r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í</w:t>
            </w:r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proofErr w:type="spellEnd"/>
            <w:r w:rsidR="2E6F2FE8"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</w:t>
            </w:r>
            <w:r w:rsidR="00D12578"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fibr</w:t>
            </w:r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á</w:t>
            </w:r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t</w:t>
            </w:r>
            <w:proofErr w:type="spellEnd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</w:p>
          <w:p w14:paraId="50F7D3EB" w14:textId="04B3BEF7" w:rsidR="00035463" w:rsidRDefault="00A90FEC" w:rsidP="00D5622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ezetimib</w:t>
            </w:r>
            <w:proofErr w:type="spellEnd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</w:t>
            </w:r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</w:t>
            </w:r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stat</w:t>
            </w:r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í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proofErr w:type="spellStart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ezetimib</w:t>
            </w:r>
            <w:proofErr w:type="spellEnd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kys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.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bempedoová</w:t>
            </w:r>
            <w:proofErr w:type="spellEnd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</w:t>
            </w:r>
          </w:p>
          <w:p w14:paraId="745A40BF" w14:textId="77777777" w:rsidR="00035463" w:rsidRDefault="00A90FEC" w:rsidP="00D56226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kys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.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bempedoová</w:t>
            </w:r>
            <w:proofErr w:type="spellEnd"/>
            <w:r w:rsidR="00C426E4"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/ </w:t>
            </w:r>
            <w:proofErr w:type="spellStart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ezetimib</w:t>
            </w:r>
            <w:proofErr w:type="spellEnd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inhibítor</w:t>
            </w:r>
            <w:proofErr w:type="spellEnd"/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PCSK9</w:t>
            </w:r>
            <w:r w:rsidRPr="00F60A3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inclisiran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</w:t>
            </w:r>
            <w:r w:rsidR="00D12578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</w:t>
            </w:r>
          </w:p>
          <w:p w14:paraId="7A0E23A6" w14:textId="02F44F4E" w:rsidR="00A90FEC" w:rsidRPr="00F60A34" w:rsidRDefault="00A67D65" w:rsidP="00D5622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E058B5" w:rsidRPr="00E058B5">
              <w:rPr>
                <w:rFonts w:ascii="Calibri" w:hAnsi="Calibri" w:cs="Calibri"/>
                <w:sz w:val="22"/>
                <w:szCs w:val="22"/>
                <w:lang w:val="cs-CZ"/>
              </w:rPr>
              <w:t>„</w:t>
            </w:r>
            <w:proofErr w:type="spellStart"/>
            <w:r w:rsidRPr="00E058B5">
              <w:rPr>
                <w:rFonts w:ascii="Calibri" w:hAnsi="Calibri" w:cs="Calibri"/>
                <w:sz w:val="22"/>
                <w:szCs w:val="22"/>
                <w:lang w:val="cs-CZ"/>
              </w:rPr>
              <w:t>polypill</w:t>
            </w:r>
            <w:proofErr w:type="spellEnd"/>
            <w:r w:rsidR="00E058B5" w:rsidRPr="00E058B5">
              <w:rPr>
                <w:rFonts w:ascii="Calibri" w:hAnsi="Calibri" w:cs="Calibri"/>
                <w:sz w:val="22"/>
                <w:szCs w:val="22"/>
                <w:lang w:val="cs-CZ"/>
              </w:rPr>
              <w:t>“</w:t>
            </w:r>
            <w:r w:rsidR="00A90FEC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</w:t>
            </w:r>
            <w:r w:rsidR="00D12578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</w:t>
            </w:r>
            <w:r w:rsidR="00035463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   </w:t>
            </w:r>
            <w:r w:rsidR="00F60A34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F60A34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výživový </w:t>
            </w:r>
            <w:proofErr w:type="spellStart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>doplnok</w:t>
            </w:r>
            <w:proofErr w:type="spellEnd"/>
            <w:r w:rsidR="00F60A34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</w:t>
            </w:r>
            <w:r w:rsidR="00E058B5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r w:rsidR="00A90FEC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A90FEC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426E4">
              <w:rPr>
                <w:rFonts w:ascii="Calibri" w:hAnsi="Calibri" w:cs="Calibri"/>
                <w:sz w:val="22"/>
                <w:szCs w:val="22"/>
                <w:lang w:val="cs-CZ"/>
              </w:rPr>
              <w:t>neznáma</w:t>
            </w:r>
            <w:r w:rsidR="00A90FEC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</w:t>
            </w:r>
          </w:p>
        </w:tc>
      </w:tr>
      <w:tr w:rsidR="00ED26B5" w:rsidRPr="00B55B42" w14:paraId="32D02DFD" w14:textId="77777777" w:rsidTr="6D389627">
        <w:trPr>
          <w:trHeight w:val="510"/>
        </w:trPr>
        <w:tc>
          <w:tcPr>
            <w:tcW w:w="10065" w:type="dxa"/>
            <w:gridSpan w:val="7"/>
            <w:shd w:val="clear" w:color="auto" w:fill="D9D9D9" w:themeFill="background1" w:themeFillShade="D9"/>
            <w:vAlign w:val="center"/>
          </w:tcPr>
          <w:p w14:paraId="12A0830C" w14:textId="3CDD6092" w:rsidR="00ED26B5" w:rsidRPr="00B55B42" w:rsidRDefault="00C426E4" w:rsidP="00806180">
            <w:pPr>
              <w:jc w:val="center"/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Manažment </w:t>
            </w:r>
            <w:r w:rsidR="00FB1EF5" w:rsidRPr="00FB1EF5">
              <w:rPr>
                <w:rFonts w:ascii="Calibri" w:hAnsi="Calibri" w:cs="Calibri"/>
                <w:b/>
                <w:smallCaps/>
                <w:noProof/>
                <w:sz w:val="28"/>
                <w:szCs w:val="28"/>
                <w:highlight w:val="yellow"/>
                <w:lang w:val="cs-CZ"/>
              </w:rPr>
              <w:t>artériovej</w:t>
            </w:r>
            <w:r w:rsidR="00FB1EF5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hypertenzie</w:t>
            </w:r>
          </w:p>
        </w:tc>
      </w:tr>
      <w:tr w:rsidR="00ED26B5" w:rsidRPr="00E722B3" w14:paraId="7F3C25AD" w14:textId="77777777" w:rsidTr="6D389627">
        <w:trPr>
          <w:trHeight w:val="510"/>
        </w:trPr>
        <w:tc>
          <w:tcPr>
            <w:tcW w:w="2194" w:type="dxa"/>
            <w:vAlign w:val="center"/>
          </w:tcPr>
          <w:p w14:paraId="606527BA" w14:textId="7EC11B05" w:rsidR="00670FAF" w:rsidRDefault="00035463" w:rsidP="00ED26B5">
            <w:pP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Prosím, uveďte všetkých lekárov zapojených do manažmentu hypertenzie subjektu</w:t>
            </w:r>
          </w:p>
          <w:p w14:paraId="77811973" w14:textId="5C717DA2" w:rsidR="00ED26B5" w:rsidRPr="00B55B42" w:rsidRDefault="00035463" w:rsidP="00ED26B5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lastRenderedPageBreak/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tcBorders>
              <w:bottom w:val="single" w:sz="4" w:space="0" w:color="auto"/>
            </w:tcBorders>
            <w:vAlign w:val="center"/>
          </w:tcPr>
          <w:p w14:paraId="0D9CE938" w14:textId="3FF323C7" w:rsidR="00A67D65" w:rsidRDefault="00ED26B5" w:rsidP="00ED26B5">
            <w:pPr>
              <w:rPr>
                <w:rFonts w:ascii="Calibri" w:hAnsi="Calibri" w:cs="Calibri"/>
                <w:smallCaps/>
                <w:sz w:val="4"/>
                <w:szCs w:val="4"/>
                <w:lang w:val="cs-CZ"/>
              </w:rPr>
            </w:pPr>
            <w:r w:rsidRPr="2208CEAD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lastRenderedPageBreak/>
              <w:t>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35463"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všeobecný </w:t>
            </w:r>
            <w:proofErr w:type="spellStart"/>
            <w:r w:rsidR="00035463" w:rsidRPr="002B5684">
              <w:rPr>
                <w:rFonts w:ascii="Calibri" w:hAnsi="Calibri" w:cs="Calibri"/>
                <w:sz w:val="22"/>
                <w:szCs w:val="22"/>
                <w:lang w:val="cs-CZ"/>
              </w:rPr>
              <w:t>lekár</w:t>
            </w:r>
            <w:proofErr w:type="spellEnd"/>
            <w:r w:rsidRPr="2208CEAD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</w:t>
            </w:r>
            <w:r w:rsidRPr="2208CEAD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</w:p>
          <w:p w14:paraId="2D696C01" w14:textId="6BA17C56" w:rsidR="00A67D65" w:rsidRDefault="00ED26B5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2208CEAD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>špecialista</w:t>
            </w:r>
            <w:proofErr w:type="spellEnd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prosím </w:t>
            </w:r>
            <w:proofErr w:type="spellStart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>špecifikujte</w:t>
            </w:r>
            <w:proofErr w:type="spellEnd"/>
            <w:r w:rsidR="00A67D65">
              <w:rPr>
                <w:rFonts w:ascii="Calibri" w:hAnsi="Calibri" w:cs="Calibri"/>
                <w:sz w:val="22"/>
                <w:szCs w:val="22"/>
                <w:lang w:val="cs-CZ"/>
              </w:rPr>
              <w:t xml:space="preserve">: </w:t>
            </w:r>
          </w:p>
          <w:p w14:paraId="49F2BFD9" w14:textId="14EC673E" w:rsidR="00A67D65" w:rsidRPr="00035463" w:rsidRDefault="00ED26B5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2208CEAD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r w:rsidR="00A67D65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</w:t>
            </w:r>
            <w:r w:rsidR="00A67D65"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A67D65"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>diabetológ</w:t>
            </w:r>
            <w:proofErr w:type="spellEnd"/>
          </w:p>
          <w:p w14:paraId="01C268EF" w14:textId="289572D6" w:rsidR="00A67D65" w:rsidRDefault="00A67D65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>geriater</w:t>
            </w:r>
            <w:proofErr w:type="spellEnd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8ABCA6A" w14:textId="6EBAD6E1" w:rsidR="00A67D65" w:rsidRDefault="00A67D65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35463" w:rsidRPr="002B5684">
              <w:rPr>
                <w:rFonts w:ascii="Calibri" w:hAnsi="Calibri" w:cs="Calibri"/>
                <w:sz w:val="22"/>
                <w:szCs w:val="22"/>
                <w:lang w:val="cs-CZ"/>
              </w:rPr>
              <w:t>internista</w:t>
            </w:r>
          </w:p>
          <w:p w14:paraId="63C43628" w14:textId="086333A4" w:rsidR="00A67D65" w:rsidRDefault="00A67D65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lastRenderedPageBreak/>
              <w:t xml:space="preserve"> </w:t>
            </w:r>
            <w:r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>kardiológ</w:t>
            </w:r>
            <w:proofErr w:type="spellEnd"/>
          </w:p>
          <w:p w14:paraId="1DFFF3E4" w14:textId="170D650F" w:rsidR="00ED26B5" w:rsidRPr="00026C0C" w:rsidRDefault="00A67D65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5AB6F16B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5AB6F16B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>iný</w:t>
            </w:r>
            <w:proofErr w:type="spellEnd"/>
            <w:r w:rsidRP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                                         </w:t>
            </w:r>
            <w:r w:rsidR="00ED26B5" w:rsidRPr="2208CEAD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</w:t>
            </w:r>
          </w:p>
        </w:tc>
      </w:tr>
      <w:tr w:rsidR="00A90FEC" w:rsidRPr="00E722B3" w14:paraId="3725DEAD" w14:textId="77777777" w:rsidTr="6D389627">
        <w:trPr>
          <w:trHeight w:val="260"/>
        </w:trPr>
        <w:tc>
          <w:tcPr>
            <w:tcW w:w="2194" w:type="dxa"/>
            <w:vMerge w:val="restart"/>
            <w:vAlign w:val="center"/>
          </w:tcPr>
          <w:p w14:paraId="0CD5E4D6" w14:textId="5F085C60" w:rsidR="00A90FEC" w:rsidRDefault="003A7839" w:rsidP="003A7839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lastRenderedPageBreak/>
              <w:t xml:space="preserve">Monoterapia a/alebo voľné kombinácie </w:t>
            </w:r>
            <w:proofErr w:type="spellStart"/>
            <w:r w:rsidR="00035463"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 w:rsidR="00035463"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 w:rsidR="00035463"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 w:rsidR="00035463"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 w:rsidR="00035463"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 w:rsidR="00035463"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="00035463"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="00035463"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="00035463"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="00035463"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="00035463"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14:paraId="04B88DD5" w14:textId="1E18544A" w:rsidR="00A90FEC" w:rsidRPr="003A7839" w:rsidRDefault="00A90FEC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2208CEAD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ACE </w:t>
            </w:r>
            <w:proofErr w:type="spellStart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inhi</w:t>
            </w:r>
            <w:r w:rsidR="003A7839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bítor</w:t>
            </w:r>
            <w:proofErr w:type="spellEnd"/>
            <w:r w:rsidR="00A51BCE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="00A51BCE"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p</w:t>
            </w:r>
            <w:r w:rsid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 w:rsidR="003A7839"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 w:rsid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 w:rsidR="003A7839"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="00DF63F3"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: </w:t>
            </w:r>
          </w:p>
        </w:tc>
      </w:tr>
      <w:tr w:rsidR="00D12578" w:rsidRPr="00E722B3" w14:paraId="4CE778BF" w14:textId="77777777" w:rsidTr="6D389627">
        <w:trPr>
          <w:trHeight w:val="510"/>
        </w:trPr>
        <w:tc>
          <w:tcPr>
            <w:tcW w:w="2194" w:type="dxa"/>
            <w:vMerge/>
            <w:vAlign w:val="center"/>
          </w:tcPr>
          <w:p w14:paraId="27F9EB0B" w14:textId="77777777" w:rsidR="005A513D" w:rsidRDefault="005A513D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bottom w:val="nil"/>
              <w:right w:val="nil"/>
            </w:tcBorders>
            <w:vAlign w:val="center"/>
          </w:tcPr>
          <w:p w14:paraId="13F3891F" w14:textId="4AD72674" w:rsidR="005A513D" w:rsidRPr="005A513D" w:rsidRDefault="003A7839" w:rsidP="00ED26B5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Účinná </w:t>
            </w:r>
            <w:r w:rsid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látka</w:t>
            </w:r>
            <w:r w:rsidR="005A513D"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57353A1F" w14:textId="7E377718" w:rsidR="005A513D" w:rsidRPr="003A7839" w:rsidRDefault="005A513D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3A7839">
              <w:rPr>
                <w:rFonts w:ascii="Calibri" w:hAnsi="Calibri" w:cs="Calibri"/>
                <w:sz w:val="22"/>
                <w:szCs w:val="22"/>
                <w:lang w:val="cs-CZ"/>
              </w:rPr>
              <w:t>enalapril</w:t>
            </w:r>
            <w:proofErr w:type="spellEnd"/>
            <w:r w:rsidR="00C0465A" w:rsidRPr="003A7839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9DC523F" w14:textId="0EFB04DF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fosinopril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DD58A96" w14:textId="32E22983" w:rsidR="003A7839" w:rsidRDefault="005A513D" w:rsidP="00ED26B5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3A7839">
              <w:rPr>
                <w:rFonts w:ascii="Calibri" w:hAnsi="Calibri" w:cs="Calibri"/>
                <w:sz w:val="22"/>
                <w:szCs w:val="22"/>
                <w:lang w:val="cs-CZ"/>
              </w:rPr>
              <w:t>imidapril</w:t>
            </w:r>
            <w:proofErr w:type="spellEnd"/>
            <w:r w:rsidR="00C0465A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</w:p>
          <w:p w14:paraId="4F61F60D" w14:textId="156C906B" w:rsidR="005A513D" w:rsidRPr="003A7839" w:rsidRDefault="003A7839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</w:t>
            </w:r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>aptopril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</w:t>
            </w:r>
          </w:p>
          <w:p w14:paraId="1E56E5E4" w14:textId="6FB51128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 w:rsidR="00C0465A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</w:t>
            </w:r>
          </w:p>
          <w:p w14:paraId="2E8AE0E6" w14:textId="106029A4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0465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perindopril </w:t>
            </w:r>
          </w:p>
          <w:p w14:paraId="67346FAE" w14:textId="542A20AA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quinapril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095684E" w14:textId="6F33FA6A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0465A">
              <w:rPr>
                <w:rFonts w:ascii="Calibri" w:hAnsi="Calibri" w:cs="Calibri"/>
                <w:sz w:val="22"/>
                <w:szCs w:val="22"/>
                <w:lang w:val="en-US"/>
              </w:rPr>
              <w:t>ramipril</w:t>
            </w:r>
          </w:p>
          <w:p w14:paraId="7A755C83" w14:textId="31D3B614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trandolapril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9DFCD" w14:textId="5A45E950" w:rsidR="00347CE9" w:rsidRDefault="00035463" w:rsidP="00347CE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="00347CE9"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347CE9"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 w:rsidR="00347CE9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="00347CE9"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02B0806B" w14:textId="1C3646F7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2208183" w14:textId="77777777" w:rsidR="005A513D" w:rsidRDefault="005A513D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41559A0" w14:textId="77777777" w:rsidR="005A513D" w:rsidRDefault="005A513D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21C4390" w14:textId="77777777" w:rsidR="005A513D" w:rsidRDefault="005A513D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307DB70" w14:textId="77777777" w:rsidR="005A513D" w:rsidRDefault="005A513D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F79F728" w14:textId="77777777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50B9E76" w14:textId="77777777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9CAF90D" w14:textId="77777777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9295A34" w14:textId="4AC11594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890F3" w14:textId="0C75E49B" w:rsidR="005A513D" w:rsidRDefault="003A7839" w:rsidP="00ED26B5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12A68EE2" w14:textId="19C06DD4" w:rsidR="00012406" w:rsidRDefault="00035463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 w:rsidR="00012406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 w:rsidR="00012406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="00012406"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 w:rsidR="00012406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12406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 w:rsidR="00012406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="00012406"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 w:rsidR="00012406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12406"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F665923" w14:textId="1CA9FB5F" w:rsidR="00012406" w:rsidRDefault="00035463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01D1D7D" w14:textId="77777777" w:rsidR="00035463" w:rsidRDefault="00035463" w:rsidP="0003546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ED564B5" w14:textId="2FAD7BBC" w:rsidR="00035463" w:rsidRDefault="00035463" w:rsidP="0003546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394DEC32" w14:textId="16EE7797" w:rsidR="00012406" w:rsidRDefault="00035463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D70B297" w14:textId="77777777" w:rsidR="00035463" w:rsidRDefault="00035463" w:rsidP="0003546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578015C8" w14:textId="77777777" w:rsidR="00035463" w:rsidRDefault="00035463" w:rsidP="0003546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7D08C12" w14:textId="77777777" w:rsidR="00035463" w:rsidRDefault="00035463" w:rsidP="0003546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36AF78B" w14:textId="107FDEE5" w:rsidR="00012406" w:rsidRPr="00012406" w:rsidRDefault="00035463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5B722122" w14:textId="77777777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553D2F86" w14:textId="7CB478B8" w:rsidR="005A513D" w:rsidRDefault="005A513D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35463"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61957A70" w14:textId="297C898B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3E870948" w14:textId="2C7BF0F0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5D7BECE4" w14:textId="387D3925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763BC995" w14:textId="01B7BBFC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6EB14267" w14:textId="7E4F3AFD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214D4B34" w14:textId="78D17980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2D4ABF04" w14:textId="034646ED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39BAC369" w14:textId="4F644454" w:rsidR="005A513D" w:rsidRDefault="003A7839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</w:tc>
      </w:tr>
      <w:tr w:rsidR="00A90FEC" w:rsidRPr="00E722B3" w14:paraId="79A6D27B" w14:textId="77777777" w:rsidTr="6D389627">
        <w:trPr>
          <w:trHeight w:val="302"/>
        </w:trPr>
        <w:tc>
          <w:tcPr>
            <w:tcW w:w="2194" w:type="dxa"/>
            <w:vMerge/>
            <w:vAlign w:val="center"/>
          </w:tcPr>
          <w:p w14:paraId="4D586C5B" w14:textId="77777777" w:rsidR="00A90FEC" w:rsidRDefault="00A90FEC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bottom w:val="nil"/>
            </w:tcBorders>
            <w:vAlign w:val="center"/>
          </w:tcPr>
          <w:p w14:paraId="5441C170" w14:textId="18F62AD1" w:rsidR="00A90FEC" w:rsidRDefault="00A90FEC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DF63F3">
              <w:rPr>
                <w:rFonts w:ascii="Calibri" w:hAnsi="Calibri" w:cs="Calibri"/>
                <w:sz w:val="21"/>
                <w:szCs w:val="21"/>
                <w:lang w:val="cs-CZ"/>
              </w:rPr>
              <w:t xml:space="preserve"> </w:t>
            </w:r>
            <w:r w:rsidR="003A7839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blokátor receptora </w:t>
            </w:r>
            <w:proofErr w:type="spellStart"/>
            <w:r w:rsidR="003A7839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angiotenzínu</w:t>
            </w:r>
            <w:proofErr w:type="spellEnd"/>
            <w:r w:rsidR="003A7839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II</w:t>
            </w:r>
            <w:r w:rsidR="00DF63F3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="00DF63F3"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3A7839"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 w:rsid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 w:rsidR="003A7839"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 w:rsid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 w:rsidR="003A7839"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="003A7839"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D12578" w:rsidRPr="00E722B3" w14:paraId="5BBB90F1" w14:textId="77777777" w:rsidTr="6D389627">
        <w:trPr>
          <w:trHeight w:val="510"/>
        </w:trPr>
        <w:tc>
          <w:tcPr>
            <w:tcW w:w="2194" w:type="dxa"/>
            <w:vMerge/>
            <w:vAlign w:val="center"/>
          </w:tcPr>
          <w:p w14:paraId="5EC6366E" w14:textId="77777777" w:rsidR="00012406" w:rsidRDefault="00012406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bottom w:val="nil"/>
              <w:right w:val="nil"/>
            </w:tcBorders>
            <w:vAlign w:val="center"/>
          </w:tcPr>
          <w:p w14:paraId="63FC78F2" w14:textId="77777777" w:rsidR="003A7839" w:rsidRPr="005A513D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54BFDE42" w14:textId="1A9DB409" w:rsidR="00012406" w:rsidRPr="00026C0C" w:rsidRDefault="00012406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944F8" w:rsidRPr="00026C0C">
              <w:rPr>
                <w:rFonts w:ascii="Calibri" w:hAnsi="Calibri" w:cs="Calibri"/>
                <w:sz w:val="22"/>
                <w:szCs w:val="22"/>
                <w:lang w:val="cs-CZ"/>
              </w:rPr>
              <w:t>irbesartan</w:t>
            </w:r>
            <w:proofErr w:type="spellEnd"/>
          </w:p>
          <w:p w14:paraId="5C397D28" w14:textId="17221CD0" w:rsidR="00012406" w:rsidRPr="00026C0C" w:rsidRDefault="00012406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944F8">
              <w:rPr>
                <w:rFonts w:ascii="Calibri" w:hAnsi="Calibri" w:cs="Calibri"/>
                <w:sz w:val="22"/>
                <w:szCs w:val="22"/>
                <w:lang w:val="cs-CZ"/>
              </w:rPr>
              <w:t>k</w:t>
            </w:r>
            <w:r w:rsidR="00C944F8" w:rsidRPr="00026C0C">
              <w:rPr>
                <w:rFonts w:ascii="Calibri" w:hAnsi="Calibri" w:cs="Calibri"/>
                <w:sz w:val="22"/>
                <w:szCs w:val="22"/>
                <w:lang w:val="cs-CZ"/>
              </w:rPr>
              <w:t>andesartan</w:t>
            </w:r>
            <w:proofErr w:type="spellEnd"/>
          </w:p>
          <w:p w14:paraId="24834D70" w14:textId="2DA067DD" w:rsidR="00012406" w:rsidRDefault="00012406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</w:p>
          <w:p w14:paraId="64740119" w14:textId="11A533F4" w:rsidR="00012406" w:rsidRDefault="00012406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</w:p>
          <w:p w14:paraId="7E4D35C4" w14:textId="6EAC1D0B" w:rsidR="00012406" w:rsidRPr="00A51BCE" w:rsidRDefault="00012406" w:rsidP="00ED26B5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AF0E8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716BA76B" w14:textId="24CC01D1" w:rsidR="00012406" w:rsidRDefault="00012406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15528CB" w14:textId="77777777" w:rsidR="00012406" w:rsidRDefault="00012406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B0AC8CA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7C5CD70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E482459" w14:textId="7A673CA4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09950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645A2693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186BFF0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597E3F57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C8AA222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3148906" w14:textId="284C2441" w:rsidR="00012406" w:rsidRDefault="00C944F8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1A7D0346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659126BA" w14:textId="542A2E9B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0C87A04A" w14:textId="5EE35256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4A1CEDE1" w14:textId="48013C5A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52DEB704" w14:textId="12FFB057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75230674" w14:textId="47847524" w:rsidR="00012406" w:rsidRDefault="003A7839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</w:tc>
      </w:tr>
      <w:tr w:rsidR="00A90FEC" w:rsidRPr="00E722B3" w14:paraId="4ACCB8D5" w14:textId="77777777" w:rsidTr="6D389627">
        <w:trPr>
          <w:trHeight w:val="309"/>
        </w:trPr>
        <w:tc>
          <w:tcPr>
            <w:tcW w:w="2194" w:type="dxa"/>
            <w:vMerge/>
            <w:vAlign w:val="center"/>
          </w:tcPr>
          <w:p w14:paraId="45B450AE" w14:textId="77777777" w:rsidR="00A90FEC" w:rsidRDefault="00A90FEC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bottom w:val="nil"/>
            </w:tcBorders>
            <w:vAlign w:val="center"/>
          </w:tcPr>
          <w:p w14:paraId="318808F7" w14:textId="7960E270" w:rsidR="00A90FEC" w:rsidRDefault="00A90FEC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2208CEAD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944F8"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blokátor kalciového </w:t>
            </w:r>
            <w:proofErr w:type="spellStart"/>
            <w:r w:rsidR="00C944F8"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kanála</w:t>
            </w:r>
            <w:proofErr w:type="spellEnd"/>
            <w:r w:rsidR="00C944F8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="00C944F8"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944F8"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 w:rsidR="00C944F8"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 w:rsidR="00C944F8"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 w:rsidR="00C944F8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 w:rsidR="00C944F8"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="00C944F8"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D12578" w:rsidRPr="00E722B3" w14:paraId="4559A713" w14:textId="77777777" w:rsidTr="6D389627">
        <w:trPr>
          <w:trHeight w:val="510"/>
        </w:trPr>
        <w:tc>
          <w:tcPr>
            <w:tcW w:w="2194" w:type="dxa"/>
            <w:vMerge/>
            <w:vAlign w:val="center"/>
          </w:tcPr>
          <w:p w14:paraId="452FE4FB" w14:textId="77777777" w:rsidR="00012406" w:rsidRDefault="00012406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bottom w:val="nil"/>
              <w:right w:val="nil"/>
            </w:tcBorders>
            <w:vAlign w:val="center"/>
          </w:tcPr>
          <w:p w14:paraId="59805CB4" w14:textId="2CE3520D" w:rsidR="00012406" w:rsidRPr="003A7839" w:rsidRDefault="00012406" w:rsidP="00ED26B5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 w:rsidR="003A7839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="003A7839"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3A5449E0" w14:textId="29FF8EE6" w:rsidR="00012406" w:rsidRDefault="00012406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í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proofErr w:type="spellEnd"/>
          </w:p>
          <w:p w14:paraId="0B1593ED" w14:textId="59D5B11C" w:rsidR="00012406" w:rsidRDefault="00012406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felodip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549469C1" w14:textId="5D6FDDD6" w:rsidR="00012406" w:rsidRDefault="00012406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isradip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4CDD943E" w14:textId="52DE42E8" w:rsidR="00012406" w:rsidRDefault="00012406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lacidip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09200055" w14:textId="6E5D3FB0" w:rsidR="00012406" w:rsidRDefault="00012406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lercandip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3E6C2FBD" w14:textId="7404B84C" w:rsidR="00012406" w:rsidRDefault="00012406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nifedip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15627BA5" w14:textId="4DE12A47" w:rsidR="00012406" w:rsidRDefault="00012406" w:rsidP="00A51BC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nitrendip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5322885C" w14:textId="2E03B55F" w:rsidR="00012406" w:rsidRDefault="00012406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verapamil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   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8D22A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3B34A945" w14:textId="5266B0EE" w:rsidR="00012406" w:rsidRDefault="00012406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E4EA231" w14:textId="77777777" w:rsidR="00012406" w:rsidRDefault="00012406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DEECA62" w14:textId="77777777" w:rsidR="00012406" w:rsidRDefault="00012406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4A49AF6" w14:textId="77777777" w:rsidR="00012406" w:rsidRDefault="00012406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9D990EE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A99D1D3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A1383EA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4901D16" w14:textId="49B86FF0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6537A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0C179A5F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089F04E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6D47FE1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13AC6A2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6E32FBC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4AB14F0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26FF67B" w14:textId="77777777" w:rsidR="00C944F8" w:rsidRDefault="00C944F8" w:rsidP="00C944F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ED604E4" w14:textId="41D1CC9C" w:rsidR="00012406" w:rsidRDefault="00C944F8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1EEA9033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0C828A58" w14:textId="64DDCF97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0701F8C9" w14:textId="222C7FCD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71B1EDF0" w14:textId="5E0FB4FB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520215DC" w14:textId="37D80BC4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350D748F" w14:textId="4C024B03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603D7168" w14:textId="3D2B331D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2836AD5D" w14:textId="783B53D1" w:rsidR="003A7839" w:rsidRDefault="003A7839" w:rsidP="003A783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  <w:p w14:paraId="5970542A" w14:textId="2DDC7C9E" w:rsidR="00012406" w:rsidRDefault="003A7839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e</w:t>
            </w:r>
          </w:p>
        </w:tc>
      </w:tr>
      <w:tr w:rsidR="00A90FEC" w:rsidRPr="00E722B3" w14:paraId="6F979B9C" w14:textId="77777777" w:rsidTr="6D389627">
        <w:trPr>
          <w:trHeight w:val="262"/>
        </w:trPr>
        <w:tc>
          <w:tcPr>
            <w:tcW w:w="2194" w:type="dxa"/>
            <w:vMerge/>
            <w:vAlign w:val="center"/>
          </w:tcPr>
          <w:p w14:paraId="1B6B5940" w14:textId="77777777" w:rsidR="00A90FEC" w:rsidRDefault="00A90FEC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bottom w:val="nil"/>
            </w:tcBorders>
            <w:vAlign w:val="center"/>
          </w:tcPr>
          <w:p w14:paraId="004B9B76" w14:textId="315A64AD" w:rsidR="00A90FEC" w:rsidRDefault="00A90FEC" w:rsidP="00ED26B5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8D185E"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beta blokátor</w:t>
            </w:r>
            <w:r w:rsidR="008D185E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="008D185E"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8D185E"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="008D185E"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D12578" w:rsidRPr="00E722B3" w14:paraId="2C2790E9" w14:textId="77777777" w:rsidTr="6D389627">
        <w:trPr>
          <w:trHeight w:val="510"/>
        </w:trPr>
        <w:tc>
          <w:tcPr>
            <w:tcW w:w="2194" w:type="dxa"/>
            <w:vMerge/>
            <w:vAlign w:val="center"/>
          </w:tcPr>
          <w:p w14:paraId="6C517995" w14:textId="77777777" w:rsidR="00012406" w:rsidRDefault="00012406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bottom w:val="nil"/>
              <w:right w:val="nil"/>
            </w:tcBorders>
            <w:vAlign w:val="center"/>
          </w:tcPr>
          <w:p w14:paraId="27CF75AC" w14:textId="77777777" w:rsidR="003A7839" w:rsidRPr="005A513D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1A3F2D4A" w14:textId="52A1F8F2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atenolol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B949719" w14:textId="2AD847D0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betaxolol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5515A82" w14:textId="4647BF9E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24993AB" w14:textId="266A5B27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2B5684">
              <w:rPr>
                <w:rFonts w:ascii="Calibri" w:hAnsi="Calibri" w:cs="Calibri"/>
                <w:sz w:val="22"/>
                <w:szCs w:val="22"/>
                <w:lang w:val="cs-CZ"/>
              </w:rPr>
              <w:t>celiprolol</w:t>
            </w:r>
            <w:proofErr w:type="spellEnd"/>
          </w:p>
          <w:p w14:paraId="1F47C028" w14:textId="18E99454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2B5684">
              <w:rPr>
                <w:rFonts w:ascii="Calibri" w:hAnsi="Calibri" w:cs="Calibri"/>
                <w:sz w:val="22"/>
                <w:szCs w:val="22"/>
                <w:lang w:val="cs-CZ"/>
              </w:rPr>
              <w:t>esmololol</w:t>
            </w:r>
            <w:proofErr w:type="spellEnd"/>
          </w:p>
          <w:p w14:paraId="45C2EF9B" w14:textId="7A228231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2B5684">
              <w:rPr>
                <w:rFonts w:ascii="Calibri" w:hAnsi="Calibri" w:cs="Calibri"/>
                <w:sz w:val="22"/>
                <w:szCs w:val="22"/>
                <w:lang w:val="cs-CZ"/>
              </w:rPr>
              <w:t>karvedilol</w:t>
            </w:r>
            <w:proofErr w:type="spellEnd"/>
            <w:r w:rsidR="002B5684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93A8F95" w14:textId="76FC3A0D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labetalol</w:t>
            </w:r>
            <w:proofErr w:type="spellEnd"/>
          </w:p>
          <w:p w14:paraId="0D8E8A7E" w14:textId="595E28FE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metipranolol</w:t>
            </w:r>
            <w:proofErr w:type="spellEnd"/>
          </w:p>
          <w:p w14:paraId="057F3761" w14:textId="40A98352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metoprolol</w:t>
            </w:r>
            <w:proofErr w:type="spellEnd"/>
          </w:p>
          <w:p w14:paraId="37AA9F58" w14:textId="0AAA9674" w:rsidR="00012406" w:rsidRPr="00B55B42" w:rsidRDefault="0001240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nebivolol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385F3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270B5F92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A5E23CD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8905F6B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5A94D96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B12326E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0F786F1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5337D6F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35FC64A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69A008B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423E349" w14:textId="6D13A9FD" w:rsidR="00012406" w:rsidRPr="00B55B42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D38C2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4A24F7B0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73EF06F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49A8F78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87EAA77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E5E4FB9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3256AC4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D7D8CBC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48CF697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EDCFE16" w14:textId="77777777" w:rsidR="008D185E" w:rsidRDefault="008D185E" w:rsidP="008D185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7AFD4E7" w14:textId="2894A326" w:rsidR="00012406" w:rsidRPr="00B55B42" w:rsidRDefault="008D185E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24D2F018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0BC18BF3" w14:textId="2D90650E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B2290EB" w14:textId="6005349A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81E3E39" w14:textId="544D18C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B45C2AF" w14:textId="51D0443B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E4A9356" w14:textId="65CCB688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E0302F7" w14:textId="3F3D14F9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4958476" w14:textId="185A75E4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7078EB1" w14:textId="214F1276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7F9DE63" w14:textId="6DFA7309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CB23853" w14:textId="195F4A06" w:rsidR="00012406" w:rsidRPr="00B55B42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A90FEC" w:rsidRPr="00E722B3" w14:paraId="25E46755" w14:textId="77777777" w:rsidTr="6D389627">
        <w:trPr>
          <w:trHeight w:val="224"/>
        </w:trPr>
        <w:tc>
          <w:tcPr>
            <w:tcW w:w="2194" w:type="dxa"/>
            <w:vMerge/>
            <w:vAlign w:val="center"/>
          </w:tcPr>
          <w:p w14:paraId="04EEFC6F" w14:textId="77777777" w:rsidR="00A90FEC" w:rsidRDefault="00A90FEC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bottom w:val="nil"/>
            </w:tcBorders>
            <w:vAlign w:val="center"/>
          </w:tcPr>
          <w:p w14:paraId="5F56F43B" w14:textId="73D51271" w:rsidR="00A90FEC" w:rsidRPr="00B55B42" w:rsidRDefault="00A90FEC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3A7839" w:rsidRPr="003A7839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diuretikum</w:t>
            </w:r>
            <w:r w:rsidR="008D185E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="008D185E"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8D185E"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 w:rsidR="008D185E"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="008D185E"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D12578" w:rsidRPr="00E722B3" w14:paraId="21CB16D6" w14:textId="77777777" w:rsidTr="6D389627">
        <w:trPr>
          <w:trHeight w:val="510"/>
        </w:trPr>
        <w:tc>
          <w:tcPr>
            <w:tcW w:w="2194" w:type="dxa"/>
            <w:vMerge/>
            <w:vAlign w:val="center"/>
          </w:tcPr>
          <w:p w14:paraId="465CF0EF" w14:textId="77777777" w:rsidR="00012406" w:rsidRDefault="00012406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bottom w:val="nil"/>
              <w:right w:val="nil"/>
            </w:tcBorders>
            <w:vAlign w:val="center"/>
          </w:tcPr>
          <w:p w14:paraId="72D5E091" w14:textId="6290D745" w:rsidR="00012406" w:rsidRPr="003A7839" w:rsidRDefault="00012406" w:rsidP="00DF63F3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3A7839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="003A7839"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01E55F92" w14:textId="48DC9FD7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HCTZ </w:t>
            </w:r>
          </w:p>
          <w:p w14:paraId="579002AF" w14:textId="45778C4C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C0465A" w:rsidRPr="00B55B4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</w:p>
          <w:p w14:paraId="14ACCF16" w14:textId="164E2225" w:rsidR="00012406" w:rsidRPr="00B55B42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metipamid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69C4F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15396D21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71C5671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C60FE63" w14:textId="5AECD051" w:rsidR="00012406" w:rsidRPr="00B55B42" w:rsidRDefault="0001240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70EE3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425E2213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304E10CA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4912CC6" w14:textId="5D212A26" w:rsidR="00012406" w:rsidRPr="00B55B42" w:rsidRDefault="005B02A2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57F98051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1F7A43CD" w14:textId="70E63AB1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087DA07" w14:textId="355AD3A2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693DE7B" w14:textId="5AB3F4E0" w:rsidR="00012406" w:rsidRPr="00B55B42" w:rsidRDefault="005B02A2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D12578" w:rsidRPr="00E722B3" w14:paraId="556426E2" w14:textId="77777777" w:rsidTr="005B02A2">
        <w:trPr>
          <w:trHeight w:val="152"/>
        </w:trPr>
        <w:tc>
          <w:tcPr>
            <w:tcW w:w="2194" w:type="dxa"/>
            <w:vMerge/>
            <w:vAlign w:val="center"/>
          </w:tcPr>
          <w:p w14:paraId="69BB878E" w14:textId="77777777" w:rsidR="00D12578" w:rsidRDefault="00D12578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bottom w:val="nil"/>
            </w:tcBorders>
            <w:vAlign w:val="center"/>
          </w:tcPr>
          <w:p w14:paraId="3E296713" w14:textId="21516CE6" w:rsidR="00D12578" w:rsidRDefault="00D12578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2B5684" w:rsidRPr="005B02A2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antagonista </w:t>
            </w:r>
            <w:proofErr w:type="spellStart"/>
            <w:r w:rsidR="005B02A2" w:rsidRPr="005B02A2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aldosterónu</w:t>
            </w:r>
            <w:proofErr w:type="spellEnd"/>
            <w:r w:rsidR="005B02A2"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="005B02A2"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5B02A2"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="005B02A2"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D12578" w:rsidRPr="00E722B3" w14:paraId="70444EEF" w14:textId="77777777" w:rsidTr="005B02A2">
        <w:trPr>
          <w:trHeight w:val="949"/>
        </w:trPr>
        <w:tc>
          <w:tcPr>
            <w:tcW w:w="2194" w:type="dxa"/>
            <w:vMerge/>
            <w:vAlign w:val="center"/>
          </w:tcPr>
          <w:p w14:paraId="5E087CBC" w14:textId="77777777" w:rsidR="00D12578" w:rsidRDefault="00D12578" w:rsidP="00D12578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bottom w:val="nil"/>
              <w:right w:val="nil"/>
            </w:tcBorders>
          </w:tcPr>
          <w:p w14:paraId="179C97D2" w14:textId="77777777" w:rsidR="005B02A2" w:rsidRDefault="00D12578" w:rsidP="00D1257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</w:p>
          <w:p w14:paraId="0D083FF0" w14:textId="5FC3E9AA" w:rsidR="00D12578" w:rsidRPr="005B02A2" w:rsidRDefault="005B02A2" w:rsidP="00D1257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 </w:t>
            </w:r>
            <w:r w:rsidR="00D12578"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D12578"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epleren</w:t>
            </w:r>
            <w:r w:rsidR="002B5684" w:rsidRPr="005B02A2">
              <w:rPr>
                <w:rFonts w:ascii="Calibri" w:hAnsi="Calibri" w:cs="Calibri"/>
                <w:sz w:val="22"/>
                <w:szCs w:val="22"/>
                <w:lang w:val="cs-CZ"/>
              </w:rPr>
              <w:t>ó</w:t>
            </w:r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proofErr w:type="spellEnd"/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166CC9EF" w14:textId="79E81298" w:rsidR="00D12578" w:rsidRPr="005B02A2" w:rsidRDefault="00D12578" w:rsidP="00D1257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fineren</w:t>
            </w:r>
            <w:r w:rsidR="002B5684" w:rsidRPr="005B02A2">
              <w:rPr>
                <w:rFonts w:ascii="Calibri" w:hAnsi="Calibri" w:cs="Calibri"/>
                <w:sz w:val="22"/>
                <w:szCs w:val="22"/>
                <w:lang w:val="cs-CZ"/>
              </w:rPr>
              <w:t>ó</w:t>
            </w:r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proofErr w:type="spellEnd"/>
          </w:p>
          <w:p w14:paraId="06A61656" w14:textId="571E4A60" w:rsidR="00D12578" w:rsidRPr="005B02A2" w:rsidRDefault="00D12578" w:rsidP="00D12578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spironola</w:t>
            </w:r>
            <w:r w:rsidR="002B5684" w:rsidRPr="005B02A2">
              <w:rPr>
                <w:rFonts w:ascii="Calibri" w:hAnsi="Calibri" w:cs="Calibri"/>
                <w:sz w:val="22"/>
                <w:szCs w:val="22"/>
                <w:lang w:val="cs-CZ"/>
              </w:rPr>
              <w:t>k</w:t>
            </w:r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t</w:t>
            </w:r>
            <w:r w:rsidR="002B5684" w:rsidRPr="005B02A2">
              <w:rPr>
                <w:rFonts w:ascii="Calibri" w:hAnsi="Calibri" w:cs="Calibri"/>
                <w:sz w:val="22"/>
                <w:szCs w:val="22"/>
                <w:lang w:val="cs-CZ"/>
              </w:rPr>
              <w:t>ó</w:t>
            </w:r>
            <w:r w:rsidR="005B02A2" w:rsidRPr="005B02A2"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A1C39" w14:textId="375742A4" w:rsidR="005B02A2" w:rsidRPr="005B02A2" w:rsidRDefault="005B02A2" w:rsidP="00D12578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7ABBFDE6" w14:textId="1C3B2293" w:rsidR="00D12578" w:rsidRDefault="00D12578" w:rsidP="00D1257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8BCC40C" w14:textId="77777777" w:rsidR="00D12578" w:rsidRDefault="00D12578" w:rsidP="00D1257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CB39325" w14:textId="6386CE99" w:rsidR="00D12578" w:rsidRPr="00026C0C" w:rsidRDefault="00D12578" w:rsidP="00D1257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8538D" w14:textId="7CC03C7F" w:rsidR="005B02A2" w:rsidRDefault="005B02A2" w:rsidP="005B02A2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23DA95BE" w14:textId="6D791FDD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3AF65DB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020CB3C" w14:textId="089454D8" w:rsidR="00D12578" w:rsidRPr="00026C0C" w:rsidRDefault="005B02A2" w:rsidP="00D1257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1B3F513A" w14:textId="77777777" w:rsidR="005B02A2" w:rsidRDefault="005B02A2" w:rsidP="005B02A2">
            <w:pP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</w:pPr>
          </w:p>
          <w:p w14:paraId="77FD59BB" w14:textId="523A2236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D686327" w14:textId="63309CF2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52179A4" w14:textId="72129257" w:rsidR="00D12578" w:rsidRDefault="005B02A2" w:rsidP="00D12578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8D185E" w:rsidRPr="00E722B3" w14:paraId="673CCD80" w14:textId="77777777" w:rsidTr="005B02A2">
        <w:trPr>
          <w:trHeight w:val="167"/>
        </w:trPr>
        <w:tc>
          <w:tcPr>
            <w:tcW w:w="2194" w:type="dxa"/>
            <w:vMerge/>
            <w:vAlign w:val="center"/>
          </w:tcPr>
          <w:p w14:paraId="01A987AE" w14:textId="77777777" w:rsidR="008D185E" w:rsidRDefault="008D185E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6483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5B6E3CFA" w14:textId="63DD8D03" w:rsidR="008D185E" w:rsidRPr="00012406" w:rsidRDefault="008D185E" w:rsidP="00012406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iné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dávkovanie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2F263144" w14:textId="77777777" w:rsidR="008D185E" w:rsidRDefault="008D185E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</w:tc>
      </w:tr>
      <w:tr w:rsidR="00D12578" w:rsidRPr="00E722B3" w14:paraId="08B72524" w14:textId="77777777" w:rsidTr="005B02A2">
        <w:trPr>
          <w:trHeight w:val="1871"/>
        </w:trPr>
        <w:tc>
          <w:tcPr>
            <w:tcW w:w="2194" w:type="dxa"/>
            <w:vMerge/>
            <w:vAlign w:val="center"/>
          </w:tcPr>
          <w:p w14:paraId="22EFFD68" w14:textId="77777777" w:rsidR="00012406" w:rsidRDefault="00012406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bottom w:val="nil"/>
              <w:right w:val="nil"/>
            </w:tcBorders>
            <w:vAlign w:val="center"/>
          </w:tcPr>
          <w:p w14:paraId="699F5C63" w14:textId="77777777" w:rsidR="003A7839" w:rsidRPr="005A513D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1EBC311C" w14:textId="36089593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doxazos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4B4B951" w14:textId="025EE972" w:rsidR="00012406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metyldopa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60EF3168" w14:textId="0E2E6101" w:rsidR="00012406" w:rsidRPr="005B02A2" w:rsidRDefault="00012406" w:rsidP="00C0465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metipamid</w:t>
            </w:r>
            <w:proofErr w:type="spellEnd"/>
            <w:r w:rsidR="00C0465A"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68B6047C" w14:textId="72081679" w:rsidR="00012406" w:rsidRPr="005B02A2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moxonid</w:t>
            </w:r>
            <w:r w:rsidR="005B02A2" w:rsidRPr="005B02A2">
              <w:rPr>
                <w:rFonts w:ascii="Calibri" w:hAnsi="Calibri" w:cs="Calibri"/>
                <w:sz w:val="22"/>
                <w:szCs w:val="22"/>
                <w:lang w:val="cs-CZ"/>
              </w:rPr>
              <w:t>í</w:t>
            </w:r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proofErr w:type="spellEnd"/>
            <w:r w:rsidR="00C0465A"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B2FC6E3" w14:textId="500A2F3A" w:rsidR="00012406" w:rsidRPr="005B02A2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rilmenid</w:t>
            </w:r>
            <w:r w:rsidR="005B02A2" w:rsidRPr="005B02A2">
              <w:rPr>
                <w:rFonts w:ascii="Calibri" w:hAnsi="Calibri" w:cs="Calibri"/>
                <w:sz w:val="22"/>
                <w:szCs w:val="22"/>
                <w:lang w:val="cs-CZ"/>
              </w:rPr>
              <w:t>í</w:t>
            </w:r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n</w:t>
            </w:r>
            <w:proofErr w:type="spellEnd"/>
            <w:r w:rsidR="00C0465A"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3C50317" w14:textId="6D6B8E4C" w:rsidR="00012406" w:rsidRPr="00B55B42" w:rsidRDefault="00012406" w:rsidP="00DF63F3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 w:rsidRPr="005B02A2">
              <w:rPr>
                <w:rFonts w:ascii="Calibri" w:hAnsi="Calibri" w:cs="Calibri"/>
                <w:sz w:val="22"/>
                <w:szCs w:val="22"/>
                <w:lang w:val="cs-CZ"/>
              </w:rPr>
              <w:t>urapidil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83A23" w14:textId="77777777" w:rsidR="005B02A2" w:rsidRDefault="005B02A2" w:rsidP="005B02A2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33D22544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FEC7639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D803E59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2A4311E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FFD2DAE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5D5A315" w14:textId="1ECE47A0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32550" w14:textId="77777777" w:rsidR="003A7839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73BAF4AF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649C1D4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6E3A286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5DEEE23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8148942" w14:textId="24626725" w:rsidR="00012406" w:rsidRPr="00B55B4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2E29870D" w14:textId="77777777" w:rsidR="00012406" w:rsidRDefault="00012406" w:rsidP="0001240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0328E0FC" w14:textId="37B9BDE1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24BCFD4" w14:textId="466E2E68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170DF45" w14:textId="23B5D313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A6B838C" w14:textId="733254FA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9A27D9C" w14:textId="3C3F58D9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BD9419D" w14:textId="6E332E35" w:rsidR="00012406" w:rsidRPr="00B55B42" w:rsidRDefault="005B02A2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D12578" w:rsidRPr="00E722B3" w14:paraId="6FA8F2FF" w14:textId="77777777" w:rsidTr="00020879">
        <w:trPr>
          <w:trHeight w:val="510"/>
        </w:trPr>
        <w:tc>
          <w:tcPr>
            <w:tcW w:w="2194" w:type="dxa"/>
            <w:vAlign w:val="center"/>
          </w:tcPr>
          <w:p w14:paraId="08FE87C5" w14:textId="68F37741" w:rsidR="005A513D" w:rsidRDefault="005B02A2" w:rsidP="005A513D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Fixné kombinácie 2 antihypertenzív</w:t>
            </w:r>
            <w:r w:rsidR="005A513D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</w:t>
            </w:r>
          </w:p>
          <w:p w14:paraId="5F918449" w14:textId="3E84E9F3" w:rsidR="00023EA6" w:rsidRDefault="00CF0ECD" w:rsidP="00ED26B5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2795" w:type="dxa"/>
            <w:gridSpan w:val="2"/>
            <w:tcBorders>
              <w:right w:val="nil"/>
            </w:tcBorders>
            <w:vAlign w:val="center"/>
          </w:tcPr>
          <w:p w14:paraId="21A83881" w14:textId="59251A34" w:rsidR="003A7839" w:rsidRPr="005A513D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3C5CC547" w14:textId="5F32DE37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amilorid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 </w:t>
            </w:r>
          </w:p>
          <w:p w14:paraId="3B18520C" w14:textId="378502B5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21DC3B0" w14:textId="77261312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R="00C0465A" w:rsidDel="00D12578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738D65F" w14:textId="0AB6909B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89D052C" w14:textId="47363817" w:rsidR="00D12578" w:rsidRDefault="00D12578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fosinopril</w:t>
            </w:r>
            <w:proofErr w:type="spellEnd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3C8FB18D" w14:textId="54087321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irbesartan</w:t>
            </w:r>
            <w:proofErr w:type="spellEnd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33731C1F" w14:textId="45B39FB3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kandesartan</w:t>
            </w:r>
            <w:proofErr w:type="spellEnd"/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271AE9CB" w14:textId="536ADD2B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amlodipine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C61FA1E" w14:textId="6712C5DF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DEBF9AA" w14:textId="5A63655B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/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04BDD54" w14:textId="7A740B08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6565BE8" w14:textId="50D827EB" w:rsidR="00023EA6" w:rsidRDefault="00023EA6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nebivolol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53D9290" w14:textId="32342FC6" w:rsidR="00023EA6" w:rsidRDefault="00023EA6" w:rsidP="00023EA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0EF55D6" w14:textId="53AFE398" w:rsidR="00023EA6" w:rsidRDefault="00023EA6" w:rsidP="00023EA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 w:rsidR="00C0465A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640F4E3" w14:textId="489EB953" w:rsidR="00023EA6" w:rsidRDefault="00023EA6" w:rsidP="00023EA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quinapril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r w:rsidR="005C3C3A">
              <w:rPr>
                <w:rFonts w:ascii="Calibri" w:hAnsi="Calibri" w:cs="Calibri"/>
                <w:sz w:val="22"/>
                <w:szCs w:val="22"/>
                <w:lang w:val="cs-CZ"/>
              </w:rPr>
              <w:t>HCTZ</w:t>
            </w:r>
          </w:p>
          <w:p w14:paraId="59BD5ECF" w14:textId="3AB7971D" w:rsidR="00023EA6" w:rsidRDefault="00023EA6" w:rsidP="00023EA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5A513D"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1A5A461E" w14:textId="7792DAE1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D741F03" w14:textId="5FDD2DEB" w:rsidR="00D12578" w:rsidRDefault="00D12578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 w:rsidR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7F59CD82" w14:textId="647362FA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3D3024CD" w14:textId="598A4714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/ </w:t>
            </w:r>
            <w:r w:rsidR="005C3C3A">
              <w:rPr>
                <w:rFonts w:ascii="Calibri" w:hAnsi="Calibri" w:cs="Calibri"/>
                <w:sz w:val="22"/>
                <w:szCs w:val="22"/>
                <w:lang w:val="cs-CZ"/>
              </w:rPr>
              <w:t>HCTZ</w:t>
            </w:r>
          </w:p>
          <w:p w14:paraId="738ACE57" w14:textId="7D3007D5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trandolapril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verapamil</w:t>
            </w:r>
            <w:proofErr w:type="spellEnd"/>
          </w:p>
          <w:p w14:paraId="33F4F623" w14:textId="0F234B9C" w:rsidR="005A513D" w:rsidRDefault="005A513D" w:rsidP="005A513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265E14E1" w14:textId="22C72DDE" w:rsidR="00023EA6" w:rsidRPr="00B55B42" w:rsidRDefault="005A513D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r w:rsidR="005C3C3A">
              <w:rPr>
                <w:rFonts w:ascii="Calibri" w:hAnsi="Calibri" w:cs="Calibri"/>
                <w:sz w:val="22"/>
                <w:szCs w:val="22"/>
                <w:lang w:val="cs-CZ"/>
              </w:rPr>
              <w:t>HCT</w:t>
            </w:r>
            <w:r w:rsidR="00F60A34">
              <w:rPr>
                <w:rFonts w:ascii="Calibri" w:hAnsi="Calibri" w:cs="Calibri"/>
                <w:sz w:val="22"/>
                <w:szCs w:val="22"/>
                <w:lang w:val="cs-CZ"/>
              </w:rPr>
              <w:t>Z</w:t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</w:tcPr>
          <w:p w14:paraId="16F5C9F5" w14:textId="77777777" w:rsidR="005B02A2" w:rsidRDefault="005B02A2" w:rsidP="005B02A2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39D07A84" w14:textId="5CC6073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728BE99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124BD4F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97F75B6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C152CD2" w14:textId="2381B1FB" w:rsidR="00D12578" w:rsidRDefault="00D12578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9D3A42F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74E431E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0719789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0CF411C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A017695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52F20CD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C0A16E4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A1CE811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1FFB9B4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A840CF3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6F1A8F6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FEBA14F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7AA92C8" w14:textId="6F130554" w:rsidR="00D12578" w:rsidRDefault="00D12578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D983987" w14:textId="445C6564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3E3C41C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3E75EBC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E2A0FD0" w14:textId="77777777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253B6DC" w14:textId="1BF9FA7D" w:rsidR="00347CE9" w:rsidRPr="00B55B42" w:rsidRDefault="005C3C3A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129" w:type="dxa"/>
            <w:tcBorders>
              <w:left w:val="nil"/>
              <w:right w:val="nil"/>
            </w:tcBorders>
            <w:vAlign w:val="center"/>
          </w:tcPr>
          <w:p w14:paraId="1DA6298B" w14:textId="77777777" w:rsidR="005B02A2" w:rsidRPr="005B02A2" w:rsidRDefault="005B02A2" w:rsidP="005B02A2">
            <w:pPr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</w:pPr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t xml:space="preserve">Počet užitých </w:t>
            </w:r>
            <w:proofErr w:type="spellStart"/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t>tabliet</w:t>
            </w:r>
            <w:proofErr w:type="spellEnd"/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t>:</w:t>
            </w:r>
          </w:p>
          <w:p w14:paraId="6E5F446B" w14:textId="51A38069" w:rsidR="005C3C3A" w:rsidRDefault="005B02A2" w:rsidP="005C3C3A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="005C3C3A"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="005C3C3A"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="005C3C3A"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="005C3C3A"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="005C3C3A"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="005C3C3A"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80F0353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2FF5408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84786B5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2503D00" w14:textId="380BE445" w:rsidR="00D12578" w:rsidRPr="005C3C3A" w:rsidRDefault="005B02A2" w:rsidP="005C3C3A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B40FBD7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470A399A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4AA2E63" w14:textId="77777777" w:rsidR="005B02A2" w:rsidRPr="005C3C3A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FC24237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A72FEF0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8AB178E" w14:textId="77777777" w:rsidR="005B02A2" w:rsidRPr="005C3C3A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76B3584E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594FB19A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615D5828" w14:textId="77777777" w:rsidR="005B02A2" w:rsidRPr="005C3C3A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550BCFFF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41373ED5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7F723902" w14:textId="77777777" w:rsidR="005B02A2" w:rsidRPr="005C3C3A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5C01F471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520B707C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BE7324B" w14:textId="77777777" w:rsidR="005B02A2" w:rsidRPr="005C3C3A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F813AA5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6BB385C9" w14:textId="77777777" w:rsidR="005B02A2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00BBFAB" w14:textId="684EA541" w:rsidR="005B02A2" w:rsidRPr="005C3C3A" w:rsidRDefault="005B02A2" w:rsidP="005B02A2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609AD576" w14:textId="4307237C" w:rsidR="00347CE9" w:rsidRPr="005C3C3A" w:rsidRDefault="005B02A2" w:rsidP="005C3C3A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</w:tc>
        <w:tc>
          <w:tcPr>
            <w:tcW w:w="1388" w:type="dxa"/>
            <w:tcBorders>
              <w:left w:val="nil"/>
            </w:tcBorders>
            <w:vAlign w:val="center"/>
          </w:tcPr>
          <w:p w14:paraId="78D8EDA4" w14:textId="77777777" w:rsidR="005C3C3A" w:rsidRDefault="005C3C3A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27450E8F" w14:textId="266DAB99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F4C5207" w14:textId="7D851FF9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DF3945C" w14:textId="6BACC104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48F61A5" w14:textId="078B612E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BA1B0B6" w14:textId="0AC8CFE2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50511AD" w14:textId="0CB5631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B4C9FD2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59C10A2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F36EC6B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918AF59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30BA128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0323B5E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21C7C10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9D02F68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2B76819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1216438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90E89B7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DC6155B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32E4921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1B8679C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A6B7F60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747C462" w14:textId="77777777" w:rsidR="005B02A2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C8CC686" w14:textId="6E6FB94B" w:rsidR="005C3C3A" w:rsidRPr="00B55B42" w:rsidRDefault="005B02A2" w:rsidP="00670FAF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5C3C3A" w:rsidRPr="00E722B3" w14:paraId="7D08B962" w14:textId="77777777" w:rsidTr="6D389627">
        <w:trPr>
          <w:trHeight w:val="510"/>
        </w:trPr>
        <w:tc>
          <w:tcPr>
            <w:tcW w:w="2194" w:type="dxa"/>
            <w:vAlign w:val="center"/>
          </w:tcPr>
          <w:p w14:paraId="3AB30E07" w14:textId="358377F4" w:rsidR="005B02A2" w:rsidRDefault="005B02A2" w:rsidP="005B02A2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Fixné kombinácie 3 antihypertenzív </w:t>
            </w:r>
          </w:p>
          <w:p w14:paraId="04C6A9BC" w14:textId="59D3910B" w:rsidR="005C3C3A" w:rsidRDefault="00CF0ECD" w:rsidP="00023EA6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vAlign w:val="center"/>
          </w:tcPr>
          <w:p w14:paraId="49E69A85" w14:textId="77777777" w:rsidR="003A7839" w:rsidRPr="005A513D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317A26BE" w14:textId="53ABA0EB" w:rsidR="00C0465A" w:rsidRDefault="00C0465A" w:rsidP="00C0465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62D2236" w14:textId="77777777" w:rsidR="00C0465A" w:rsidRPr="00347CE9" w:rsidRDefault="00C0465A" w:rsidP="00C0465A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7C864DA0" w14:textId="547059C6" w:rsidR="00C0465A" w:rsidRPr="00D12578" w:rsidRDefault="005B02A2" w:rsidP="00C0465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="00C0465A"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="00C0465A"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 w:rsidR="00C0465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="00C0465A"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="00C0465A"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="00C0465A"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 w:rsidR="00C0465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="00C0465A"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="00C0465A"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="00C0465A"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="00C0465A"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="00C0465A"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="00C0465A"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="00C0465A"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 w:rsidR="00C0465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="00C0465A"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="00C0465A"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0126965E" w14:textId="77777777" w:rsidR="00C0465A" w:rsidRPr="00026C0C" w:rsidRDefault="00C0465A" w:rsidP="005C3C3A">
            <w:pPr>
              <w:rPr>
                <w:rFonts w:ascii="Wingdings" w:eastAsia="Wingdings" w:hAnsi="Wingdings" w:cs="Wingdings"/>
                <w:sz w:val="12"/>
                <w:szCs w:val="12"/>
                <w:lang w:val="cs-CZ"/>
              </w:rPr>
            </w:pPr>
          </w:p>
          <w:p w14:paraId="357B89A3" w14:textId="2A14C79C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29F2C8E7" w14:textId="77777777" w:rsidR="005C3C3A" w:rsidRPr="00347CE9" w:rsidRDefault="005C3C3A" w:rsidP="005C3C3A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6D17B6D1" w14:textId="77777777" w:rsidR="005B02A2" w:rsidRPr="00D12578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6A98BB52" w14:textId="77777777" w:rsidR="005C3C3A" w:rsidRPr="00347CE9" w:rsidRDefault="005C3C3A" w:rsidP="005C3C3A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5F5C0B4E" w14:textId="6AC5D58B" w:rsidR="005C3C3A" w:rsidRDefault="005C3C3A" w:rsidP="005C3C3A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5B02A2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3C7FC29F" w14:textId="77777777" w:rsidR="00347CE9" w:rsidRPr="00347CE9" w:rsidRDefault="00347CE9" w:rsidP="005C3C3A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41CD541B" w14:textId="77777777" w:rsidR="005B02A2" w:rsidRPr="00D12578" w:rsidRDefault="005B02A2" w:rsidP="005B02A2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692A880D" w14:textId="77777777" w:rsidR="005C3C3A" w:rsidRPr="00347CE9" w:rsidRDefault="005C3C3A" w:rsidP="005C3C3A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08DF63EA" w14:textId="4FB0028F" w:rsidR="005C3C3A" w:rsidRPr="00B55B42" w:rsidRDefault="005C3C3A" w:rsidP="00023EA6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20879"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347CE9" w:rsidRPr="00E722B3" w14:paraId="47EC7B64" w14:textId="77777777" w:rsidTr="6D389627">
        <w:trPr>
          <w:trHeight w:val="510"/>
        </w:trPr>
        <w:tc>
          <w:tcPr>
            <w:tcW w:w="2194" w:type="dxa"/>
            <w:vAlign w:val="center"/>
          </w:tcPr>
          <w:p w14:paraId="20D112FB" w14:textId="541160EE" w:rsidR="00347CE9" w:rsidRDefault="00020879" w:rsidP="00347CE9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Fixné kombinácie antihypertenzív a hypolipidemík</w:t>
            </w:r>
          </w:p>
          <w:p w14:paraId="3B291308" w14:textId="7FC53048" w:rsidR="00347CE9" w:rsidRDefault="00CF0ECD" w:rsidP="00347CE9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vAlign w:val="center"/>
          </w:tcPr>
          <w:p w14:paraId="2EC2BCDB" w14:textId="77777777" w:rsidR="003A7839" w:rsidRPr="005A513D" w:rsidRDefault="003A7839" w:rsidP="003A7839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301E01D0" w14:textId="2C6AF672" w:rsidR="00347CE9" w:rsidRDefault="00347CE9" w:rsidP="00347CE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atorvastat</w:t>
            </w:r>
            <w:r w:rsidR="00020879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</w:t>
            </w:r>
            <w:r w:rsidR="00020879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</w:p>
          <w:p w14:paraId="734EF998" w14:textId="77777777" w:rsidR="002E0838" w:rsidRPr="002E0838" w:rsidRDefault="002E0838" w:rsidP="00347CE9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46ECF517" w14:textId="77777777" w:rsidR="00020879" w:rsidRPr="00D12578" w:rsidRDefault="00020879" w:rsidP="0002087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4651184C" w14:textId="77777777" w:rsidR="00347CE9" w:rsidRPr="002E0838" w:rsidRDefault="00347CE9" w:rsidP="00347CE9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1747C2F6" w14:textId="0B17E3F7" w:rsidR="00347CE9" w:rsidRDefault="00347CE9" w:rsidP="00347CE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atorvastat</w:t>
            </w:r>
            <w:r w:rsidR="00020879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020879"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370F0992" w14:textId="77777777" w:rsidR="00347CE9" w:rsidRPr="00347CE9" w:rsidRDefault="00347CE9" w:rsidP="00347CE9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0B833EBD" w14:textId="77777777" w:rsidR="00020879" w:rsidRPr="00D12578" w:rsidRDefault="00020879" w:rsidP="0002087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lastRenderedPageBreak/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2A2C60BD" w14:textId="77777777" w:rsidR="00347CE9" w:rsidRPr="00347CE9" w:rsidRDefault="00347CE9" w:rsidP="00347CE9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038808FB" w14:textId="27CAC0AC" w:rsidR="00347CE9" w:rsidRDefault="00347CE9" w:rsidP="00347CE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2E0838">
              <w:rPr>
                <w:rFonts w:ascii="Calibri" w:hAnsi="Calibri" w:cs="Calibri"/>
                <w:sz w:val="22"/>
                <w:szCs w:val="22"/>
                <w:lang w:val="cs-CZ"/>
              </w:rPr>
              <w:t>rosuvastat</w:t>
            </w:r>
            <w:r w:rsidR="00020879">
              <w:rPr>
                <w:rFonts w:ascii="Calibri" w:hAnsi="Calibri" w:cs="Calibri"/>
                <w:sz w:val="22"/>
                <w:szCs w:val="22"/>
                <w:lang w:val="cs-CZ"/>
              </w:rPr>
              <w:t>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2E0838"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14CD4241" w14:textId="77777777" w:rsidR="00347CE9" w:rsidRPr="00347CE9" w:rsidRDefault="00347CE9" w:rsidP="00347CE9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450A81CC" w14:textId="77777777" w:rsidR="00020879" w:rsidRPr="00D12578" w:rsidRDefault="00020879" w:rsidP="0002087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6416C091" w14:textId="77777777" w:rsidR="00347CE9" w:rsidRPr="00347CE9" w:rsidRDefault="00347CE9" w:rsidP="00347CE9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1B312887" w14:textId="073947C1" w:rsidR="00347CE9" w:rsidRPr="00B55B42" w:rsidRDefault="00347CE9" w:rsidP="00347CE9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020879"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</w:tbl>
    <w:p w14:paraId="19FDEFDA" w14:textId="77777777" w:rsidR="007E06E5" w:rsidRDefault="007E06E5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6E9BB629" w14:textId="77777777" w:rsidR="00D12578" w:rsidRDefault="00D12578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602E674F" w14:textId="77777777" w:rsidR="00D12578" w:rsidRDefault="00D12578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1928768B" w14:textId="77777777" w:rsidR="00D12578" w:rsidRDefault="00D12578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45B91E6B" w14:textId="77777777" w:rsidR="00D12578" w:rsidRDefault="00D12578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0A743700" w14:textId="77777777" w:rsidR="00D12578" w:rsidRDefault="00D12578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40F4BDCA" w14:textId="36E50F88" w:rsidR="00D12578" w:rsidRPr="00B0068D" w:rsidRDefault="00B0068D" w:rsidP="00EF2DE3">
      <w:pPr>
        <w:tabs>
          <w:tab w:val="left" w:pos="1813"/>
        </w:tabs>
        <w:rPr>
          <w:rFonts w:ascii="Calibri" w:hAnsi="Calibri"/>
          <w:b/>
          <w:bCs/>
          <w:sz w:val="40"/>
          <w:szCs w:val="40"/>
          <w:lang w:val="cs-CZ"/>
        </w:rPr>
      </w:pPr>
      <w:proofErr w:type="spellStart"/>
      <w:r w:rsidRPr="00B0068D">
        <w:rPr>
          <w:rFonts w:ascii="Calibri" w:hAnsi="Calibri"/>
          <w:b/>
          <w:bCs/>
          <w:sz w:val="40"/>
          <w:szCs w:val="40"/>
          <w:lang w:val="cs-CZ"/>
        </w:rPr>
        <w:t>Založka</w:t>
      </w:r>
      <w:proofErr w:type="spellEnd"/>
      <w:r w:rsidRPr="00B0068D">
        <w:rPr>
          <w:rFonts w:ascii="Calibri" w:hAnsi="Calibri"/>
          <w:b/>
          <w:bCs/>
          <w:sz w:val="40"/>
          <w:szCs w:val="40"/>
          <w:lang w:val="cs-CZ"/>
        </w:rPr>
        <w:t xml:space="preserve"> 4</w:t>
      </w:r>
    </w:p>
    <w:p w14:paraId="7BDFB9E0" w14:textId="77777777" w:rsidR="00C0465A" w:rsidRDefault="00C0465A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6A18F76E" w14:textId="77777777" w:rsidR="00C0465A" w:rsidRDefault="00C0465A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715A897A" w14:textId="77777777" w:rsidR="00D12578" w:rsidRDefault="00D12578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94"/>
        <w:gridCol w:w="2512"/>
        <w:gridCol w:w="283"/>
        <w:gridCol w:w="1276"/>
        <w:gridCol w:w="283"/>
        <w:gridCol w:w="2129"/>
        <w:gridCol w:w="1388"/>
      </w:tblGrid>
      <w:tr w:rsidR="002E0838" w:rsidRPr="00B55B42" w14:paraId="21FE26B7" w14:textId="77777777" w:rsidTr="6D389627">
        <w:trPr>
          <w:trHeight w:val="510"/>
        </w:trPr>
        <w:tc>
          <w:tcPr>
            <w:tcW w:w="10065" w:type="dxa"/>
            <w:gridSpan w:val="7"/>
            <w:shd w:val="clear" w:color="auto" w:fill="808080" w:themeFill="background1" w:themeFillShade="80"/>
            <w:vAlign w:val="center"/>
          </w:tcPr>
          <w:p w14:paraId="0AB02167" w14:textId="175620E5" w:rsidR="002E0838" w:rsidRPr="00B55B42" w:rsidRDefault="00020879" w:rsidP="00D56226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Návšteva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 </w:t>
            </w:r>
            <w:r w:rsidR="002E0838"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–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Zm</w:t>
            </w:r>
            <w:r w:rsidR="00F36061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e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na antihypertenzívnej liečby počas Návštevy 1</w:t>
            </w:r>
          </w:p>
        </w:tc>
      </w:tr>
      <w:tr w:rsidR="002E0838" w:rsidRPr="00B55B42" w14:paraId="30DC8EC1" w14:textId="77777777" w:rsidTr="6D389627">
        <w:trPr>
          <w:trHeight w:val="510"/>
        </w:trPr>
        <w:tc>
          <w:tcPr>
            <w:tcW w:w="10065" w:type="dxa"/>
            <w:gridSpan w:val="7"/>
            <w:shd w:val="clear" w:color="auto" w:fill="D9D9D9" w:themeFill="background1" w:themeFillShade="D9"/>
            <w:vAlign w:val="center"/>
          </w:tcPr>
          <w:p w14:paraId="3468BB0C" w14:textId="18DF2A6C" w:rsidR="002E0838" w:rsidRPr="00B55B42" w:rsidRDefault="002E0838" w:rsidP="00D56226">
            <w:pPr>
              <w:jc w:val="center"/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mana</w:t>
            </w:r>
            <w:r w:rsidR="00020879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ž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ment </w:t>
            </w:r>
            <w:r w:rsidR="00A46B09" w:rsidRPr="00A46B09">
              <w:rPr>
                <w:rFonts w:ascii="Calibri" w:hAnsi="Calibri" w:cs="Calibri"/>
                <w:b/>
                <w:smallCaps/>
                <w:noProof/>
                <w:sz w:val="28"/>
                <w:szCs w:val="28"/>
                <w:highlight w:val="yellow"/>
                <w:lang w:val="cs-CZ"/>
              </w:rPr>
              <w:t>artériovej</w:t>
            </w:r>
            <w:r w:rsidR="00A46B09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 w:rsidR="00020879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hypertenzie od Návštevy 1</w:t>
            </w:r>
          </w:p>
        </w:tc>
      </w:tr>
      <w:tr w:rsidR="00020879" w:rsidRPr="00E722B3" w14:paraId="1249489B" w14:textId="77777777" w:rsidTr="00F36061">
        <w:trPr>
          <w:trHeight w:val="806"/>
        </w:trPr>
        <w:tc>
          <w:tcPr>
            <w:tcW w:w="2194" w:type="dxa"/>
            <w:tcBorders>
              <w:bottom w:val="single" w:sz="4" w:space="0" w:color="auto"/>
            </w:tcBorders>
            <w:vAlign w:val="center"/>
          </w:tcPr>
          <w:p w14:paraId="5191C652" w14:textId="444FFD0E" w:rsidR="00020879" w:rsidRPr="00B55B42" w:rsidRDefault="00020879" w:rsidP="00D56226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Zmena antihypertenzívnej liečby na Návšteve 1</w:t>
            </w:r>
          </w:p>
        </w:tc>
        <w:tc>
          <w:tcPr>
            <w:tcW w:w="7871" w:type="dxa"/>
            <w:gridSpan w:val="6"/>
            <w:tcBorders>
              <w:bottom w:val="single" w:sz="4" w:space="0" w:color="auto"/>
            </w:tcBorders>
            <w:vAlign w:val="center"/>
          </w:tcPr>
          <w:p w14:paraId="5BCFDEE6" w14:textId="3F37ABF2" w:rsidR="00020879" w:rsidRPr="00E722B3" w:rsidRDefault="00020879" w:rsidP="00D56226">
            <w:pPr>
              <w:rPr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áno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prosím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špecifikujte</w:t>
            </w:r>
            <w:proofErr w:type="spellEnd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liečbu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</w:t>
            </w:r>
          </w:p>
          <w:p w14:paraId="78008E05" w14:textId="77777777" w:rsidR="00020879" w:rsidRPr="00020879" w:rsidRDefault="00020879" w:rsidP="00D56226">
            <w:pPr>
              <w:rPr>
                <w:rFonts w:ascii="Calibri" w:hAnsi="Calibri" w:cs="Calibri"/>
                <w:b/>
                <w:i/>
                <w:color w:val="000000"/>
                <w:sz w:val="6"/>
                <w:szCs w:val="6"/>
              </w:rPr>
            </w:pPr>
          </w:p>
          <w:p w14:paraId="1C80AE11" w14:textId="0750BB8C" w:rsidR="00020879" w:rsidRDefault="00020879" w:rsidP="00D56226">
            <w:pPr>
              <w:rPr>
                <w:rFonts w:ascii="Calibri" w:hAnsi="Calibri" w:cs="Calibri"/>
                <w:sz w:val="21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i/>
                <w:color w:val="000000"/>
                <w:sz w:val="16"/>
                <w:szCs w:val="16"/>
              </w:rPr>
              <w:t>Poznámka</w:t>
            </w:r>
            <w:r w:rsidRPr="002C6158">
              <w:rPr>
                <w:rFonts w:ascii="Calibri" w:hAnsi="Calibri" w:cs="Calibri"/>
                <w:b/>
                <w:i/>
                <w:smallCaps/>
                <w:sz w:val="16"/>
                <w:szCs w:val="16"/>
                <w:lang w:val="cs-CZ"/>
              </w:rPr>
              <w:t>:</w:t>
            </w:r>
            <w:r w:rsidRPr="00E91F2F">
              <w:rPr>
                <w:rFonts w:ascii="Calibri" w:hAnsi="Calibri" w:cs="Calibri"/>
                <w:i/>
                <w:smallCaps/>
                <w:sz w:val="16"/>
                <w:szCs w:val="16"/>
                <w:lang w:val="cs-CZ"/>
              </w:rPr>
              <w:t xml:space="preserve"> 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V nižšie uvedenom zozname prosím upravte informácie o liečbe.    </w:t>
            </w:r>
            <w:r w:rsidRPr="00E91F2F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</w:t>
            </w:r>
          </w:p>
          <w:p w14:paraId="695CB8BF" w14:textId="77777777" w:rsidR="00020879" w:rsidRPr="00020879" w:rsidRDefault="00020879" w:rsidP="00D56226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60720C28" w14:textId="0FA28889" w:rsidR="00020879" w:rsidRPr="00E722B3" w:rsidRDefault="00020879" w:rsidP="00D56226">
            <w:pPr>
              <w:rPr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Editovateľná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kópia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predchádzajúceho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formuláru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.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</w:tr>
      <w:tr w:rsidR="00F36061" w:rsidRPr="003A7839" w14:paraId="73869B0E" w14:textId="77777777" w:rsidTr="004F3896">
        <w:trPr>
          <w:trHeight w:val="337"/>
        </w:trPr>
        <w:tc>
          <w:tcPr>
            <w:tcW w:w="21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D7FBE8" w14:textId="5C177B76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Monoterapia a/alebo voľné kombinácie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výberu viacerých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E7D942" w14:textId="76CD6DC6" w:rsidR="00F36061" w:rsidRPr="00020879" w:rsidRDefault="00F36061" w:rsidP="003462FB">
            <w:pP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</w:pPr>
            <w:r w:rsidRPr="2208CEAD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ACE </w:t>
            </w:r>
            <w:proofErr w:type="spellStart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inhibítor</w:t>
            </w:r>
            <w:proofErr w:type="spellEnd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14:paraId="7A4AFBF5" w14:textId="77777777" w:rsidTr="004F3896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F75F60" w14:textId="00627462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129FF1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738ED7FC" w14:textId="77777777" w:rsidR="00F36061" w:rsidRPr="003A7839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>enalapril</w:t>
            </w:r>
            <w:proofErr w:type="spellEnd"/>
            <w:r w:rsidRPr="003A7839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A00CCE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fosinopril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1BC21C47" w14:textId="77777777" w:rsidR="00F36061" w:rsidRDefault="00F36061" w:rsidP="003462FB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>imidapril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</w:p>
          <w:p w14:paraId="00C39F85" w14:textId="77777777" w:rsidR="00F36061" w:rsidRPr="003A7839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</w:t>
            </w:r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>aptopril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</w:t>
            </w:r>
          </w:p>
          <w:p w14:paraId="6BCB6EF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</w:t>
            </w:r>
          </w:p>
          <w:p w14:paraId="766D7FD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perindopril </w:t>
            </w:r>
          </w:p>
          <w:p w14:paraId="61CDDBE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quinapril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17B134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ramipril</w:t>
            </w:r>
          </w:p>
          <w:p w14:paraId="59A042A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trandolapril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98D54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791FC41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2B30B8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9CF5F5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38A5AA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DC3EF9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0CC300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45C50A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48E8F6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C20248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54AA4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79AD775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EC8A89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2F95EA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3B23CA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7CD039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F10AC7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DB5834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7796AF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80A8150" w14:textId="77777777" w:rsidR="00F36061" w:rsidRPr="00012406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460FE19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6A4EE7C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01E896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E8ABCB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B759EA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A544A0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EA8D4D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DF953C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110E5A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047B72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72C8FCAD" w14:textId="77777777" w:rsidTr="004F3896">
        <w:trPr>
          <w:trHeight w:val="302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0D234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F7CD37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DF63F3">
              <w:rPr>
                <w:rFonts w:ascii="Calibri" w:hAnsi="Calibri" w:cs="Calibri"/>
                <w:sz w:val="21"/>
                <w:szCs w:val="21"/>
                <w:lang w:val="cs-CZ"/>
              </w:rPr>
              <w:t xml:space="preserve"> 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blokátor receptora </w:t>
            </w:r>
            <w:proofErr w:type="spellStart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angiotenzínu</w:t>
            </w:r>
            <w:proofErr w:type="spellEnd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II,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14:paraId="4E389CBC" w14:textId="77777777" w:rsidTr="004F3896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927C80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BEF385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499117EC" w14:textId="77777777" w:rsidR="00F36061" w:rsidRPr="00026C0C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irbesartan</w:t>
            </w:r>
            <w:proofErr w:type="spellEnd"/>
          </w:p>
          <w:p w14:paraId="5E4F9412" w14:textId="77777777" w:rsidR="00F36061" w:rsidRPr="00026C0C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</w:t>
            </w:r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andesartan</w:t>
            </w:r>
            <w:proofErr w:type="spellEnd"/>
          </w:p>
          <w:p w14:paraId="2DF0607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</w:p>
          <w:p w14:paraId="79B26F1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</w:p>
          <w:p w14:paraId="4D5D3487" w14:textId="77777777" w:rsidR="00F36061" w:rsidRPr="00A51BCE" w:rsidRDefault="00F36061" w:rsidP="003462FB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4F118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3791D53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0ADCBB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66C12E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B1EEED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CBD27F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2E641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4D3815F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BAE9F9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52CF99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596FBCE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EAE691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740297A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227FFA7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2B9891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2CE197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7B3D4B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8F3DB8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51AFB6F9" w14:textId="77777777" w:rsidTr="004F3896">
        <w:trPr>
          <w:trHeight w:val="309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1ACF7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8B5635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2208CEAD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blokátor kalciového </w:t>
            </w:r>
            <w:proofErr w:type="spellStart"/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kanála</w:t>
            </w:r>
            <w:proofErr w:type="spellEnd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14:paraId="448FD605" w14:textId="77777777" w:rsidTr="004F3896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B5029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0F2FB4" w14:textId="77777777" w:rsidR="00F36061" w:rsidRPr="003A7839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5FA5DB1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78D1EA5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felodipín</w:t>
            </w:r>
            <w:proofErr w:type="spellEnd"/>
          </w:p>
          <w:p w14:paraId="28193E7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isradipín</w:t>
            </w:r>
            <w:proofErr w:type="spellEnd"/>
          </w:p>
          <w:p w14:paraId="6B7F248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lacidipín</w:t>
            </w:r>
            <w:proofErr w:type="spellEnd"/>
          </w:p>
          <w:p w14:paraId="07A9A7E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lercandipín</w:t>
            </w:r>
            <w:proofErr w:type="spellEnd"/>
          </w:p>
          <w:p w14:paraId="129A7C9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nifedipín</w:t>
            </w:r>
            <w:proofErr w:type="spellEnd"/>
          </w:p>
          <w:p w14:paraId="4BA99CF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nitrendipín</w:t>
            </w:r>
            <w:proofErr w:type="spellEnd"/>
          </w:p>
          <w:p w14:paraId="44F89FB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verapamil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   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397A8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37ADC4A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05DEC1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E38369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D93ADE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58254D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3FDE6F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E918AC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08615C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DC477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2C66CEE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F1CBDF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CB1DB6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E3B746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9EDA02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5C2516D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5E9EB7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9FAA79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2FFB4B2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567E089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C1BFC9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8B5289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8E3ABA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13D34B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41BD42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AA6B23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80EA2F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125898A1" w14:textId="77777777" w:rsidTr="004F3896">
        <w:trPr>
          <w:trHeight w:val="262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5F4C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4DECC8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beta blokátor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:rsidRPr="00B55B42" w14:paraId="6C964805" w14:textId="77777777" w:rsidTr="004F3896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42690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A8467E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14A5241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atenolol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1E65874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betaxolol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803863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A4184A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celiprolol</w:t>
            </w:r>
            <w:proofErr w:type="spellEnd"/>
          </w:p>
          <w:p w14:paraId="3E8B319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esmololol</w:t>
            </w:r>
            <w:proofErr w:type="spellEnd"/>
          </w:p>
          <w:p w14:paraId="7CF9705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karvedilol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857FD0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labetalol</w:t>
            </w:r>
            <w:proofErr w:type="spellEnd"/>
          </w:p>
          <w:p w14:paraId="329277D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metipranolol</w:t>
            </w:r>
            <w:proofErr w:type="spellEnd"/>
          </w:p>
          <w:p w14:paraId="380D4B5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metoprolol</w:t>
            </w:r>
            <w:proofErr w:type="spellEnd"/>
          </w:p>
          <w:p w14:paraId="710F9A86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nebivolol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7EBAE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0B096CB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39CA81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BE9144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7BBE22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DDFBD6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B71B39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4048BD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D758FF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221074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820A44D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C0DB2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5BB6128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2F2572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560577C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AD0478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355287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4FF157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8E6FF6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0DFBF7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2C238C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30087193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4EF9DAF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6252D36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E8613A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8ACCEB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8828B7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32DE17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22EC49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739414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A894E6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090AB1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8FF7E20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:rsidRPr="00B55B42" w14:paraId="0829FCE4" w14:textId="77777777" w:rsidTr="004F3896">
        <w:trPr>
          <w:trHeight w:val="224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55E312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5F52219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3A7839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diuretikum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:rsidRPr="00B55B42" w14:paraId="2428C811" w14:textId="77777777" w:rsidTr="004F3896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76835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C587A1" w14:textId="77777777" w:rsidR="00F36061" w:rsidRPr="003A7839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43F1052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HCTZ </w:t>
            </w:r>
          </w:p>
          <w:p w14:paraId="1060797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</w:p>
          <w:p w14:paraId="601FEC0B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metipamid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F55D6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387CC58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5B30DF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12B4D23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B2F73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5A9832A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BDC35B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A068446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170D71D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79D5C52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8F89CB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4A1F460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084A8478" w14:textId="77777777" w:rsidTr="004F3896">
        <w:trPr>
          <w:trHeight w:val="152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8FE8B3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ADF018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B02A2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antagonista </w:t>
            </w:r>
            <w:proofErr w:type="spellStart"/>
            <w:r w:rsidRPr="005B02A2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aldosterónu</w:t>
            </w:r>
            <w:proofErr w:type="spellEnd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14:paraId="095E8558" w14:textId="77777777" w:rsidTr="004F3896">
        <w:trPr>
          <w:trHeight w:val="949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89CC7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33461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</w:p>
          <w:p w14:paraId="3E142131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eplerenón</w:t>
            </w:r>
            <w:proofErr w:type="spellEnd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54A29EC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finerenón</w:t>
            </w:r>
            <w:proofErr w:type="spellEnd"/>
          </w:p>
          <w:p w14:paraId="29370366" w14:textId="77777777" w:rsidR="00F36061" w:rsidRPr="005B02A2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spironolaktón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A3087" w14:textId="77777777" w:rsidR="00F36061" w:rsidRPr="005B02A2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5674880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F935E5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3971BBA" w14:textId="77777777" w:rsidR="00F36061" w:rsidRPr="00026C0C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F8C88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6A8F0EB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D33EC4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BFD28CE" w14:textId="77777777" w:rsidR="00F36061" w:rsidRPr="00026C0C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5A1330B7" w14:textId="77777777" w:rsidR="00F36061" w:rsidRDefault="00F36061" w:rsidP="003462FB">
            <w:pP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</w:pPr>
          </w:p>
          <w:p w14:paraId="2D40BA1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72EF2F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F2CEBC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7C923649" w14:textId="77777777" w:rsidTr="004F3896">
        <w:trPr>
          <w:trHeight w:val="167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E3619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6483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DE083E" w14:textId="77777777" w:rsidR="00F36061" w:rsidRPr="00012406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iné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45EEFDF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</w:tc>
      </w:tr>
      <w:tr w:rsidR="00F36061" w:rsidRPr="00B55B42" w14:paraId="0BD80B50" w14:textId="77777777" w:rsidTr="004F3896">
        <w:trPr>
          <w:trHeight w:val="1871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97FE4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8EBFA90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5FF82AA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doxazosín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E88EEF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metyldopa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643FFDF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metipamid</w:t>
            </w:r>
            <w:proofErr w:type="spellEnd"/>
            <w:r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9BC0A2B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moxonidín</w:t>
            </w:r>
            <w:proofErr w:type="spellEnd"/>
            <w:r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DDEECB6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rilmenidín</w:t>
            </w:r>
            <w:proofErr w:type="spellEnd"/>
            <w:r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C2BDAD5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urapidil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6F99E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0452ECE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C563C5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355D62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F06973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AE450D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3FEB1A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5A8B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1888382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3CDFDA3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2C3F90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334609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B6AA120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74B436C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40A5FDD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B088FC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27FA6B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62CB9B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CDE650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AD65717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020879" w:rsidRPr="00B55B42" w14:paraId="477B32C8" w14:textId="77777777" w:rsidTr="00020879">
        <w:trPr>
          <w:trHeight w:val="510"/>
        </w:trPr>
        <w:tc>
          <w:tcPr>
            <w:tcW w:w="2194" w:type="dxa"/>
            <w:vAlign w:val="center"/>
          </w:tcPr>
          <w:p w14:paraId="7A36BC93" w14:textId="77777777" w:rsidR="00020879" w:rsidRDefault="00020879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Fixné kombinácie 2 antihypertenzív </w:t>
            </w:r>
          </w:p>
          <w:p w14:paraId="20ED3C4E" w14:textId="77777777" w:rsidR="00020879" w:rsidRDefault="00020879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2795" w:type="dxa"/>
            <w:gridSpan w:val="2"/>
            <w:tcBorders>
              <w:right w:val="nil"/>
            </w:tcBorders>
            <w:vAlign w:val="center"/>
          </w:tcPr>
          <w:p w14:paraId="482F3B33" w14:textId="77777777" w:rsidR="00020879" w:rsidRPr="005A513D" w:rsidRDefault="00020879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56FEFC93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amilorid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 </w:t>
            </w:r>
          </w:p>
          <w:p w14:paraId="0F2C8692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A33497C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Del="00D12578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C96E799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43FB259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fosinopril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3AA9CB09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irbesartan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1EDEF5C8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kandesartan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6A87C781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amlodipine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5FD957F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1C5D3016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E0A74B7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22C5737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nebivolol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6A1A9E70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1A3D1724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4AD7B7F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quinapril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7E67928C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666DF5C6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37AA2F2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32C9D49D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03EE5571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>/ HCTZ</w:t>
            </w:r>
          </w:p>
          <w:p w14:paraId="695091B0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trandolapril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verapamil</w:t>
            </w:r>
            <w:proofErr w:type="spellEnd"/>
          </w:p>
          <w:p w14:paraId="52F1EB45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lastRenderedPageBreak/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25DBAA35" w14:textId="77777777" w:rsidR="00020879" w:rsidRPr="00B55B42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</w:tcPr>
          <w:p w14:paraId="771D7B8F" w14:textId="77777777" w:rsidR="00020879" w:rsidRDefault="00020879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lastRenderedPageBreak/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411A01A7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DBE424E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7026DA0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3344AF3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82C0C1E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CD9AB72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593185F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71AB3D3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6719226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E00963E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790AB94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4132B8C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E7A9172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F2A985B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023C203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6D6B698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627C653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EF04793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2F6C20B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F7F128F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8F7EDD0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A6B13C2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lastRenderedPageBreak/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8E1F975" w14:textId="77777777" w:rsidR="00020879" w:rsidRPr="00B55B42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129" w:type="dxa"/>
            <w:tcBorders>
              <w:left w:val="nil"/>
              <w:right w:val="nil"/>
            </w:tcBorders>
            <w:vAlign w:val="center"/>
          </w:tcPr>
          <w:p w14:paraId="002BBA46" w14:textId="77777777" w:rsidR="00020879" w:rsidRPr="005B02A2" w:rsidRDefault="00020879" w:rsidP="003462FB">
            <w:pPr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</w:pPr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lastRenderedPageBreak/>
              <w:t xml:space="preserve">Počet užitých </w:t>
            </w:r>
            <w:proofErr w:type="spellStart"/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t>tabliet</w:t>
            </w:r>
            <w:proofErr w:type="spellEnd"/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t>:</w:t>
            </w:r>
          </w:p>
          <w:p w14:paraId="2895CED2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62C1B65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523B008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525018B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67B8F4C8" w14:textId="77777777" w:rsidR="00020879" w:rsidRPr="005C3C3A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D937AD7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5DDC704E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6CCD573F" w14:textId="77777777" w:rsidR="00020879" w:rsidRPr="005C3C3A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C98EFD8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235F0C9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5A631527" w14:textId="77777777" w:rsidR="00020879" w:rsidRPr="005C3C3A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62F539C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0A7445E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BF68292" w14:textId="77777777" w:rsidR="00020879" w:rsidRPr="005C3C3A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AFBEC44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DA3A7C9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A689942" w14:textId="77777777" w:rsidR="00020879" w:rsidRPr="005C3C3A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9CC42E6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7C2F1913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5E1FA35" w14:textId="77777777" w:rsidR="00020879" w:rsidRPr="005C3C3A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39488E8F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F91CC7B" w14:textId="77777777" w:rsidR="00020879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75E5DEF" w14:textId="77777777" w:rsidR="00020879" w:rsidRPr="005C3C3A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lastRenderedPageBreak/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4A4645BB" w14:textId="77777777" w:rsidR="00020879" w:rsidRPr="005C3C3A" w:rsidRDefault="00020879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</w:tc>
        <w:tc>
          <w:tcPr>
            <w:tcW w:w="1388" w:type="dxa"/>
            <w:tcBorders>
              <w:left w:val="nil"/>
            </w:tcBorders>
            <w:vAlign w:val="center"/>
          </w:tcPr>
          <w:p w14:paraId="04EE01B6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39C45060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B4C41A0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77E6D4A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833ABBD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150553E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1E2EE5D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9DF1A28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EFB7AF5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0A8F547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CD66A67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8BCC172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C55E597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655AE05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001B953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D2F983F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5F05C5C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1142D76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E20BAE5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8AEB16A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0D921A0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4EBC319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3A89D55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lastRenderedPageBreak/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6A8741C" w14:textId="77777777" w:rsidR="00020879" w:rsidRPr="00B55B42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020879" w:rsidRPr="00B55B42" w14:paraId="3C2B09D5" w14:textId="77777777" w:rsidTr="003462FB">
        <w:trPr>
          <w:trHeight w:val="510"/>
        </w:trPr>
        <w:tc>
          <w:tcPr>
            <w:tcW w:w="2194" w:type="dxa"/>
            <w:vAlign w:val="center"/>
          </w:tcPr>
          <w:p w14:paraId="5C580FFA" w14:textId="77777777" w:rsidR="00020879" w:rsidRDefault="00020879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lastRenderedPageBreak/>
              <w:t xml:space="preserve">Fixné kombinácie 3 antihypertenzív </w:t>
            </w:r>
          </w:p>
          <w:p w14:paraId="3969C42F" w14:textId="77777777" w:rsidR="00020879" w:rsidRDefault="00020879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vAlign w:val="center"/>
          </w:tcPr>
          <w:p w14:paraId="29981B2A" w14:textId="77777777" w:rsidR="00020879" w:rsidRPr="005A513D" w:rsidRDefault="00020879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4B56D6CD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D7B4752" w14:textId="77777777" w:rsidR="00020879" w:rsidRPr="00347CE9" w:rsidRDefault="00020879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5D6BEE41" w14:textId="77777777" w:rsidR="00020879" w:rsidRPr="00D12578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10A008CF" w14:textId="77777777" w:rsidR="00020879" w:rsidRPr="00026C0C" w:rsidRDefault="00020879" w:rsidP="003462FB">
            <w:pPr>
              <w:rPr>
                <w:rFonts w:ascii="Wingdings" w:eastAsia="Wingdings" w:hAnsi="Wingdings" w:cs="Wingdings"/>
                <w:sz w:val="12"/>
                <w:szCs w:val="12"/>
                <w:lang w:val="cs-CZ"/>
              </w:rPr>
            </w:pPr>
          </w:p>
          <w:p w14:paraId="667EB4D4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25EC1BBC" w14:textId="77777777" w:rsidR="00020879" w:rsidRPr="00347CE9" w:rsidRDefault="00020879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6DF0B24B" w14:textId="77777777" w:rsidR="00020879" w:rsidRPr="00D12578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45F4CD86" w14:textId="77777777" w:rsidR="00020879" w:rsidRPr="00347CE9" w:rsidRDefault="00020879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5B7D6545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74A2EEDD" w14:textId="77777777" w:rsidR="00020879" w:rsidRPr="00347CE9" w:rsidRDefault="00020879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29B29C95" w14:textId="77777777" w:rsidR="00020879" w:rsidRPr="00D12578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442DC331" w14:textId="77777777" w:rsidR="00020879" w:rsidRPr="00347CE9" w:rsidRDefault="00020879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2AA5F815" w14:textId="77777777" w:rsidR="00020879" w:rsidRPr="00B55B42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020879" w:rsidRPr="00B55B42" w14:paraId="2C45D922" w14:textId="77777777" w:rsidTr="003462FB">
        <w:trPr>
          <w:trHeight w:val="510"/>
        </w:trPr>
        <w:tc>
          <w:tcPr>
            <w:tcW w:w="2194" w:type="dxa"/>
            <w:vAlign w:val="center"/>
          </w:tcPr>
          <w:p w14:paraId="5A24FFCD" w14:textId="77777777" w:rsidR="00020879" w:rsidRDefault="00020879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Fixné kombinácie antihypertenzív a hypolipidemík</w:t>
            </w:r>
          </w:p>
          <w:p w14:paraId="587649FE" w14:textId="77777777" w:rsidR="00020879" w:rsidRDefault="00020879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vAlign w:val="center"/>
          </w:tcPr>
          <w:p w14:paraId="4D016C0A" w14:textId="77777777" w:rsidR="00020879" w:rsidRPr="005A513D" w:rsidRDefault="00020879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4A9AA282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atorvastatín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29593E21" w14:textId="77777777" w:rsidR="00020879" w:rsidRPr="002E0838" w:rsidRDefault="00020879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5FB136DA" w14:textId="77777777" w:rsidR="00020879" w:rsidRPr="00D12578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2C92323F" w14:textId="77777777" w:rsidR="00020879" w:rsidRPr="002E0838" w:rsidRDefault="00020879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7F9E67AF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atorvastatín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7AFCABBE" w14:textId="77777777" w:rsidR="00020879" w:rsidRPr="00347CE9" w:rsidRDefault="00020879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4A558BF0" w14:textId="77777777" w:rsidR="00020879" w:rsidRPr="00D12578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4EE65007" w14:textId="77777777" w:rsidR="00020879" w:rsidRPr="00347CE9" w:rsidRDefault="00020879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7498EE36" w14:textId="77777777" w:rsidR="00020879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rosuvastatín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29F78D5F" w14:textId="77777777" w:rsidR="00020879" w:rsidRPr="00347CE9" w:rsidRDefault="00020879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18F743D1" w14:textId="4C99D6BB" w:rsidR="00020879" w:rsidRPr="00D12578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60F15548" w14:textId="77777777" w:rsidR="00020879" w:rsidRPr="00347CE9" w:rsidRDefault="00020879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25619961" w14:textId="77777777" w:rsidR="00020879" w:rsidRPr="00B55B42" w:rsidRDefault="00020879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</w:tbl>
    <w:p w14:paraId="1337AC0E" w14:textId="77777777" w:rsidR="00020879" w:rsidRDefault="00020879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2870B77C" w14:textId="77777777" w:rsidR="00020879" w:rsidRPr="00B55B42" w:rsidRDefault="00020879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95"/>
        <w:gridCol w:w="6970"/>
      </w:tblGrid>
      <w:tr w:rsidR="007E06E5" w:rsidRPr="00B55B42" w14:paraId="6A85F85A" w14:textId="77777777" w:rsidTr="6D389627">
        <w:trPr>
          <w:trHeight w:val="510"/>
        </w:trPr>
        <w:tc>
          <w:tcPr>
            <w:tcW w:w="10065" w:type="dxa"/>
            <w:gridSpan w:val="2"/>
            <w:shd w:val="clear" w:color="auto" w:fill="808080" w:themeFill="background1" w:themeFillShade="80"/>
            <w:vAlign w:val="center"/>
          </w:tcPr>
          <w:p w14:paraId="3DE73917" w14:textId="6C072613" w:rsidR="007E06E5" w:rsidRPr="00B55B42" w:rsidRDefault="00CC126E" w:rsidP="004D34D3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Návšteva 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1 –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Koniec návštevy</w:t>
            </w:r>
          </w:p>
        </w:tc>
      </w:tr>
      <w:tr w:rsidR="00CC126E" w:rsidRPr="00B55B42" w14:paraId="6AC359A6" w14:textId="77777777" w:rsidTr="6D389627">
        <w:trPr>
          <w:trHeight w:val="63"/>
        </w:trPr>
        <w:tc>
          <w:tcPr>
            <w:tcW w:w="3095" w:type="dxa"/>
            <w:vAlign w:val="center"/>
          </w:tcPr>
          <w:p w14:paraId="30957C19" w14:textId="096C5CA5" w:rsidR="00CC126E" w:rsidRPr="00B55B42" w:rsidRDefault="00CC126E" w:rsidP="00CC126E">
            <w:pPr>
              <w:tabs>
                <w:tab w:val="left" w:pos="1813"/>
              </w:tabs>
              <w:rPr>
                <w:rFonts w:ascii="Calibri" w:hAnsi="Calibri"/>
                <w:sz w:val="16"/>
                <w:szCs w:val="16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Pokračuje subjekt v účasti?</w:t>
            </w:r>
          </w:p>
        </w:tc>
        <w:tc>
          <w:tcPr>
            <w:tcW w:w="6970" w:type="dxa"/>
            <w:vAlign w:val="center"/>
          </w:tcPr>
          <w:p w14:paraId="71C69808" w14:textId="126A7273" w:rsidR="00CC126E" w:rsidRPr="00B55B42" w:rsidRDefault="00CC126E" w:rsidP="00CC126E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</w:t>
            </w:r>
          </w:p>
        </w:tc>
      </w:tr>
      <w:tr w:rsidR="00FA7AD9" w:rsidRPr="00B55B42" w14:paraId="706B8230" w14:textId="77777777" w:rsidTr="6D389627">
        <w:trPr>
          <w:trHeight w:val="63"/>
        </w:trPr>
        <w:tc>
          <w:tcPr>
            <w:tcW w:w="3095" w:type="dxa"/>
            <w:vAlign w:val="center"/>
          </w:tcPr>
          <w:p w14:paraId="035771A2" w14:textId="3DF334FC" w:rsidR="00FA7AD9" w:rsidRPr="00B55B42" w:rsidRDefault="00522D1C" w:rsidP="004D34D3">
            <w:pPr>
              <w:tabs>
                <w:tab w:val="left" w:pos="1813"/>
              </w:tabs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Vydanie Záznamníku domáceho monitorovania tlaku subjektu</w:t>
            </w:r>
            <w:r w:rsidR="2A8CDA84" w:rsidRPr="6D389627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? </w:t>
            </w:r>
          </w:p>
        </w:tc>
        <w:tc>
          <w:tcPr>
            <w:tcW w:w="6970" w:type="dxa"/>
            <w:vAlign w:val="center"/>
          </w:tcPr>
          <w:p w14:paraId="4CAEFEA3" w14:textId="1D4DEA05" w:rsidR="00FA7AD9" w:rsidRPr="00B55B42" w:rsidRDefault="00522D1C" w:rsidP="004D34D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</w:t>
            </w:r>
            <w:r w:rsidR="00FA7AD9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FA7AD9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je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aplikovateľné</w:t>
            </w:r>
            <w:proofErr w:type="spellEnd"/>
            <w:r w:rsidR="00FA7AD9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</w:p>
        </w:tc>
      </w:tr>
      <w:tr w:rsidR="00FA7AD9" w:rsidRPr="00B55B42" w14:paraId="5B683DBC" w14:textId="77777777" w:rsidTr="6D389627">
        <w:trPr>
          <w:trHeight w:val="63"/>
        </w:trPr>
        <w:tc>
          <w:tcPr>
            <w:tcW w:w="3095" w:type="dxa"/>
            <w:vAlign w:val="center"/>
          </w:tcPr>
          <w:p w14:paraId="1ACD5F59" w14:textId="268562CC" w:rsidR="00FA7AD9" w:rsidRPr="00B55B42" w:rsidRDefault="00522D1C" w:rsidP="004D34D3">
            <w:pPr>
              <w:tabs>
                <w:tab w:val="left" w:pos="1813"/>
              </w:tabs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Poskytnutie tlakomeru subjektu</w:t>
            </w:r>
            <w:r w:rsidR="00FA7AD9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?</w:t>
            </w:r>
          </w:p>
        </w:tc>
        <w:tc>
          <w:tcPr>
            <w:tcW w:w="6970" w:type="dxa"/>
            <w:vAlign w:val="center"/>
          </w:tcPr>
          <w:p w14:paraId="53CF8683" w14:textId="7B3B7E7C" w:rsidR="00FA7AD9" w:rsidRPr="00B55B42" w:rsidRDefault="00522D1C" w:rsidP="004D34D3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</w:t>
            </w: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je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aplikovateľné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</w:t>
            </w:r>
          </w:p>
        </w:tc>
      </w:tr>
    </w:tbl>
    <w:p w14:paraId="6A965464" w14:textId="77777777" w:rsidR="007E06E5" w:rsidRDefault="007E06E5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1EE0CF6B" w14:textId="77777777" w:rsidR="00B0068D" w:rsidRDefault="00B0068D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405E3DE7" w14:textId="77777777" w:rsidR="00B0068D" w:rsidRDefault="00B0068D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12FC6D99" w14:textId="77777777" w:rsidR="00B0068D" w:rsidRDefault="00B0068D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27038E13" w14:textId="69D82EFA" w:rsidR="00B0068D" w:rsidRPr="00B0068D" w:rsidRDefault="00B0068D" w:rsidP="00EF2DE3">
      <w:pPr>
        <w:tabs>
          <w:tab w:val="left" w:pos="1813"/>
        </w:tabs>
        <w:rPr>
          <w:rFonts w:ascii="Calibri" w:hAnsi="Calibri"/>
          <w:b/>
          <w:bCs/>
          <w:sz w:val="40"/>
          <w:szCs w:val="40"/>
          <w:lang w:val="cs-CZ"/>
        </w:rPr>
      </w:pPr>
      <w:r w:rsidRPr="00B0068D">
        <w:rPr>
          <w:rFonts w:ascii="Calibri" w:hAnsi="Calibri"/>
          <w:b/>
          <w:bCs/>
          <w:sz w:val="40"/>
          <w:szCs w:val="40"/>
          <w:lang w:val="cs-CZ"/>
        </w:rPr>
        <w:t>ZALOZKA 5</w:t>
      </w:r>
    </w:p>
    <w:p w14:paraId="348900D2" w14:textId="77777777" w:rsidR="00B0068D" w:rsidRDefault="00B0068D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p w14:paraId="3BFD66EF" w14:textId="77777777" w:rsidR="00B0068D" w:rsidRDefault="00B0068D" w:rsidP="00EF2DE3">
      <w:pPr>
        <w:tabs>
          <w:tab w:val="left" w:pos="1813"/>
        </w:tabs>
        <w:rPr>
          <w:rFonts w:ascii="Calibri" w:hAnsi="Calibri"/>
          <w:sz w:val="16"/>
          <w:szCs w:val="16"/>
          <w:lang w:val="cs-C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066"/>
        <w:gridCol w:w="6999"/>
      </w:tblGrid>
      <w:tr w:rsidR="002C6158" w:rsidRPr="00B55B42" w14:paraId="21E414B2" w14:textId="77777777" w:rsidTr="6D389627">
        <w:trPr>
          <w:trHeight w:val="510"/>
        </w:trPr>
        <w:tc>
          <w:tcPr>
            <w:tcW w:w="10065" w:type="dxa"/>
            <w:gridSpan w:val="2"/>
            <w:shd w:val="clear" w:color="auto" w:fill="808080" w:themeFill="background1" w:themeFillShade="80"/>
            <w:vAlign w:val="center"/>
          </w:tcPr>
          <w:p w14:paraId="35A1F941" w14:textId="37BE73A6" w:rsidR="002C6158" w:rsidRPr="00B55B42" w:rsidRDefault="00CC126E" w:rsidP="002C6158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Návšteva 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2 –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Všeobecné informácie</w:t>
            </w:r>
          </w:p>
        </w:tc>
      </w:tr>
      <w:tr w:rsidR="00CC126E" w:rsidRPr="00B55B42" w14:paraId="47C2902B" w14:textId="77777777" w:rsidTr="6D389627">
        <w:trPr>
          <w:trHeight w:val="567"/>
        </w:trPr>
        <w:tc>
          <w:tcPr>
            <w:tcW w:w="3066" w:type="dxa"/>
            <w:vAlign w:val="center"/>
          </w:tcPr>
          <w:p w14:paraId="45FAC196" w14:textId="50076A40" w:rsidR="00CC126E" w:rsidRPr="00B55B42" w:rsidRDefault="00CC126E" w:rsidP="00CC126E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Dátum návštevy</w:t>
            </w:r>
            <w:r w:rsidRPr="00B55B42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 </w:t>
            </w:r>
          </w:p>
        </w:tc>
        <w:tc>
          <w:tcPr>
            <w:tcW w:w="6999" w:type="dxa"/>
            <w:vAlign w:val="center"/>
          </w:tcPr>
          <w:p w14:paraId="3FE177ED" w14:textId="2D61DBE6" w:rsidR="00CC126E" w:rsidRPr="00B55B42" w:rsidRDefault="00CC126E" w:rsidP="00CC126E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|__|__| / |__|__|__| / |__|__|__|__|       </w:t>
            </w:r>
            <w:r w:rsidRPr="00B55B42">
              <w:rPr>
                <w:rFonts w:ascii="Calibri" w:hAnsi="Calibri" w:cs="Calibri"/>
                <w:i/>
                <w:smallCaps/>
                <w:noProof/>
                <w:sz w:val="22"/>
                <w:szCs w:val="22"/>
                <w:lang w:val="cs-CZ"/>
              </w:rPr>
              <w:t>(dd/mmm/rrrr)</w:t>
            </w:r>
          </w:p>
        </w:tc>
      </w:tr>
      <w:tr w:rsidR="00ED26B5" w:rsidRPr="00B55B42" w14:paraId="75795334" w14:textId="77777777" w:rsidTr="6D389627">
        <w:trPr>
          <w:trHeight w:val="567"/>
        </w:trPr>
        <w:tc>
          <w:tcPr>
            <w:tcW w:w="3066" w:type="dxa"/>
            <w:vAlign w:val="center"/>
          </w:tcPr>
          <w:p w14:paraId="434C2F9A" w14:textId="1F24E25D" w:rsidR="00ED26B5" w:rsidRPr="00E91F2F" w:rsidRDefault="00522D1C" w:rsidP="0041294D">
            <w:pPr>
              <w:rPr>
                <w:rFonts w:ascii="Calibri" w:hAnsi="Calibri" w:cs="Calibri"/>
                <w:smallCaps/>
                <w:noProof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Záznamník domáceho monitorovania tlaku vrátený a skontrolovaný</w:t>
            </w:r>
            <w:r w:rsidR="00D12578" w:rsidRPr="6D389627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 </w:t>
            </w:r>
          </w:p>
        </w:tc>
        <w:tc>
          <w:tcPr>
            <w:tcW w:w="6999" w:type="dxa"/>
            <w:vAlign w:val="center"/>
          </w:tcPr>
          <w:p w14:paraId="5CCB11DE" w14:textId="254170EA" w:rsidR="00ED26B5" w:rsidRPr="00026C0C" w:rsidRDefault="00522D1C" w:rsidP="0041294D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</w:t>
            </w:r>
          </w:p>
        </w:tc>
      </w:tr>
      <w:tr w:rsidR="005C1B70" w:rsidRPr="00B55B42" w14:paraId="33D13326" w14:textId="77777777" w:rsidTr="6D389627">
        <w:trPr>
          <w:trHeight w:val="567"/>
        </w:trPr>
        <w:tc>
          <w:tcPr>
            <w:tcW w:w="3066" w:type="dxa"/>
            <w:vAlign w:val="center"/>
          </w:tcPr>
          <w:p w14:paraId="26B07FB9" w14:textId="44CFA6D7" w:rsidR="003A7839" w:rsidRPr="003A7839" w:rsidRDefault="00AF1E83" w:rsidP="0041294D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 w:rsidRPr="003A7839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Zhodnotenie adherencie </w:t>
            </w:r>
            <w:r w:rsidR="003A7839" w:rsidRPr="003A7839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subjektu skúšajúcim</w:t>
            </w:r>
            <w:r w:rsidR="005C1B70" w:rsidRPr="003A7839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</w:t>
            </w:r>
          </w:p>
          <w:p w14:paraId="5341049C" w14:textId="464D833C" w:rsidR="005C1B70" w:rsidRPr="003A7839" w:rsidRDefault="00D12578" w:rsidP="0041294D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 w:rsidRPr="003A7839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(</w:t>
            </w:r>
            <w:r w:rsidR="003A7839" w:rsidRPr="003A7839">
              <w:rPr>
                <w:rFonts w:ascii="Calibri" w:hAnsi="Calibri" w:cs="Calibri"/>
                <w:smallCaps/>
                <w:noProof/>
                <w:lang w:val="cs-CZ"/>
              </w:rPr>
              <w:t>od návštevy 1</w:t>
            </w:r>
            <w:r w:rsidRPr="003A7839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)</w:t>
            </w:r>
          </w:p>
        </w:tc>
        <w:tc>
          <w:tcPr>
            <w:tcW w:w="6999" w:type="dxa"/>
            <w:vAlign w:val="center"/>
          </w:tcPr>
          <w:p w14:paraId="50657266" w14:textId="6DC3C2EE" w:rsidR="005C1B70" w:rsidRPr="003A7839" w:rsidRDefault="69EE6A1F" w:rsidP="0041294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3A7839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F0ECD" w:rsidRPr="003A7839">
              <w:rPr>
                <w:rFonts w:ascii="Calibri" w:hAnsi="Calibri" w:cs="Calibri"/>
                <w:sz w:val="22"/>
                <w:szCs w:val="22"/>
                <w:lang w:val="cs-CZ"/>
              </w:rPr>
              <w:t>výborná</w:t>
            </w:r>
            <w:r w:rsidR="39D145EE"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1CDFE15B" w14:textId="0A1A0725" w:rsidR="005C1B70" w:rsidRPr="003A7839" w:rsidRDefault="005C1B70" w:rsidP="0041294D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3A7839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F0ECD" w:rsidRPr="003A7839">
              <w:rPr>
                <w:rFonts w:ascii="Calibri" w:hAnsi="Calibri" w:cs="Calibri"/>
                <w:sz w:val="22"/>
                <w:szCs w:val="22"/>
                <w:lang w:val="cs-CZ"/>
              </w:rPr>
              <w:t>dobrá</w:t>
            </w:r>
            <w:r w:rsidR="00C1516E"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66816FEF" w14:textId="2390D276" w:rsidR="005C1B70" w:rsidRPr="003A7839" w:rsidRDefault="005C1B70" w:rsidP="005C1B70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3A7839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F0ECD" w:rsidRPr="003A7839">
              <w:rPr>
                <w:rFonts w:ascii="Calibri" w:hAnsi="Calibri" w:cs="Calibri"/>
                <w:sz w:val="22"/>
                <w:szCs w:val="22"/>
                <w:lang w:val="cs-CZ"/>
              </w:rPr>
              <w:t>uspokojivá</w:t>
            </w:r>
            <w:r w:rsidR="00C1516E"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6138AD6C" w14:textId="05E6BF4E" w:rsidR="003A7839" w:rsidRDefault="005C1B70" w:rsidP="0041294D">
            <w:pPr>
              <w:rPr>
                <w:rFonts w:ascii="Calibri" w:hAnsi="Calibri" w:cs="Calibri"/>
                <w:i/>
                <w:iCs/>
                <w:color w:val="000000" w:themeColor="text1"/>
                <w:sz w:val="22"/>
                <w:szCs w:val="22"/>
              </w:rPr>
            </w:pPr>
            <w:r w:rsidRPr="003A7839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F0ECD" w:rsidRPr="003A7839">
              <w:rPr>
                <w:rFonts w:ascii="Calibri" w:hAnsi="Calibri" w:cs="Calibri"/>
                <w:sz w:val="22"/>
                <w:szCs w:val="22"/>
                <w:lang w:val="cs-CZ"/>
              </w:rPr>
              <w:t>zlá</w:t>
            </w:r>
            <w:r w:rsidR="00C1516E"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05ABB54" w14:textId="0045BCED" w:rsidR="005C1B70" w:rsidRPr="003A7839" w:rsidRDefault="005C1B70" w:rsidP="0041294D">
            <w:pPr>
              <w:rPr>
                <w:rFonts w:ascii="Calibri" w:hAnsi="Calibri" w:cs="Calibri"/>
                <w:sz w:val="22"/>
                <w:szCs w:val="22"/>
              </w:rPr>
            </w:pPr>
            <w:r w:rsidRPr="003A7839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F0ECD" w:rsidRPr="003A7839">
              <w:rPr>
                <w:rFonts w:ascii="Calibri" w:hAnsi="Calibri" w:cs="Calibri"/>
                <w:sz w:val="22"/>
                <w:szCs w:val="22"/>
              </w:rPr>
              <w:t>veľmi zlá</w:t>
            </w:r>
            <w:r w:rsidR="00C1516E" w:rsidRPr="003A7839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31C1375B" w14:textId="77777777" w:rsidR="00ED26B5" w:rsidRDefault="008A6BBE" w:rsidP="005361BF">
      <w:pPr>
        <w:pStyle w:val="BodyText3"/>
        <w:widowControl w:val="0"/>
        <w:spacing w:after="0"/>
        <w:jc w:val="both"/>
        <w:rPr>
          <w:i/>
          <w:sz w:val="21"/>
          <w:szCs w:val="21"/>
          <w:lang w:val="cs-CZ"/>
        </w:rPr>
      </w:pPr>
      <w:commentRangeStart w:id="0"/>
      <w:commentRangeEnd w:id="0"/>
      <w:r>
        <w:rPr>
          <w:rStyle w:val="CommentReference"/>
        </w:rPr>
        <w:commentReference w:id="0"/>
      </w:r>
    </w:p>
    <w:p w14:paraId="1C8706EB" w14:textId="77777777" w:rsidR="00D12578" w:rsidRDefault="00D12578" w:rsidP="005361BF">
      <w:pPr>
        <w:pStyle w:val="BodyText3"/>
        <w:widowControl w:val="0"/>
        <w:spacing w:after="0"/>
        <w:jc w:val="both"/>
        <w:rPr>
          <w:i/>
          <w:sz w:val="21"/>
          <w:szCs w:val="21"/>
          <w:lang w:val="cs-CZ"/>
        </w:rPr>
      </w:pPr>
    </w:p>
    <w:p w14:paraId="7CFE9523" w14:textId="77777777" w:rsidR="00B0068D" w:rsidRDefault="00B0068D" w:rsidP="005361BF">
      <w:pPr>
        <w:pStyle w:val="BodyText3"/>
        <w:widowControl w:val="0"/>
        <w:spacing w:after="0"/>
        <w:jc w:val="both"/>
        <w:rPr>
          <w:i/>
          <w:sz w:val="21"/>
          <w:szCs w:val="21"/>
          <w:lang w:val="cs-CZ"/>
        </w:rPr>
      </w:pPr>
    </w:p>
    <w:p w14:paraId="303878FA" w14:textId="77777777" w:rsidR="00B0068D" w:rsidRDefault="00B0068D" w:rsidP="005361BF">
      <w:pPr>
        <w:pStyle w:val="BodyText3"/>
        <w:widowControl w:val="0"/>
        <w:spacing w:after="0"/>
        <w:jc w:val="both"/>
        <w:rPr>
          <w:i/>
          <w:sz w:val="21"/>
          <w:szCs w:val="21"/>
          <w:lang w:val="cs-CZ"/>
        </w:rPr>
      </w:pPr>
    </w:p>
    <w:p w14:paraId="592AEF51" w14:textId="6D6BD705" w:rsidR="00B0068D" w:rsidRPr="00B0068D" w:rsidRDefault="00B0068D" w:rsidP="005361BF">
      <w:pPr>
        <w:pStyle w:val="BodyText3"/>
        <w:widowControl w:val="0"/>
        <w:spacing w:after="0"/>
        <w:jc w:val="both"/>
        <w:rPr>
          <w:b/>
          <w:bCs/>
          <w:i/>
          <w:sz w:val="48"/>
          <w:szCs w:val="48"/>
          <w:lang w:val="cs-CZ"/>
          <w:rPrChange w:id="1" w:author="Jan Micanko" w:date="2025-03-14T16:40:00Z" w16du:dateUtc="2025-03-14T15:40:00Z">
            <w:rPr>
              <w:i/>
              <w:sz w:val="21"/>
              <w:szCs w:val="21"/>
              <w:lang w:val="cs-CZ"/>
            </w:rPr>
          </w:rPrChange>
        </w:rPr>
      </w:pPr>
      <w:proofErr w:type="spellStart"/>
      <w:r w:rsidRPr="00B0068D">
        <w:rPr>
          <w:b/>
          <w:bCs/>
          <w:i/>
          <w:sz w:val="48"/>
          <w:szCs w:val="48"/>
          <w:lang w:val="cs-CZ"/>
          <w:rPrChange w:id="2" w:author="Jan Micanko" w:date="2025-03-14T16:40:00Z" w16du:dateUtc="2025-03-14T15:40:00Z">
            <w:rPr>
              <w:i/>
              <w:sz w:val="21"/>
              <w:szCs w:val="21"/>
              <w:lang w:val="cs-CZ"/>
            </w:rPr>
          </w:rPrChange>
        </w:rPr>
        <w:t>Založka</w:t>
      </w:r>
      <w:proofErr w:type="spellEnd"/>
      <w:r w:rsidRPr="00B0068D">
        <w:rPr>
          <w:b/>
          <w:bCs/>
          <w:i/>
          <w:sz w:val="48"/>
          <w:szCs w:val="48"/>
          <w:lang w:val="cs-CZ"/>
          <w:rPrChange w:id="3" w:author="Jan Micanko" w:date="2025-03-14T16:40:00Z" w16du:dateUtc="2025-03-14T15:40:00Z">
            <w:rPr>
              <w:i/>
              <w:sz w:val="21"/>
              <w:szCs w:val="21"/>
              <w:lang w:val="cs-CZ"/>
            </w:rPr>
          </w:rPrChange>
        </w:rPr>
        <w:t xml:space="preserve"> 6</w:t>
      </w: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20"/>
        <w:gridCol w:w="6945"/>
      </w:tblGrid>
      <w:tr w:rsidR="00D12578" w:rsidRPr="00B55B42" w14:paraId="42787D31" w14:textId="77777777" w:rsidTr="00BE42C4">
        <w:trPr>
          <w:trHeight w:val="510"/>
        </w:trPr>
        <w:tc>
          <w:tcPr>
            <w:tcW w:w="10065" w:type="dxa"/>
            <w:gridSpan w:val="2"/>
            <w:shd w:val="clear" w:color="auto" w:fill="808080"/>
            <w:vAlign w:val="center"/>
          </w:tcPr>
          <w:p w14:paraId="17200550" w14:textId="6C201875" w:rsidR="00D12578" w:rsidRPr="00B55B42" w:rsidRDefault="00CF0ECD" w:rsidP="00BE42C4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Návšteva 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2 </w:t>
            </w:r>
            <w:r w:rsidR="00D12578"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–</w:t>
            </w:r>
            <w:r w:rsidR="00D12578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 w:rsidR="00505E6C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Záznamník domáceho monitorovania tlaku</w:t>
            </w:r>
            <w:r w:rsidR="00D12578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</w:p>
        </w:tc>
      </w:tr>
      <w:tr w:rsidR="00D12578" w:rsidRPr="00B55B42" w14:paraId="5A172691" w14:textId="77777777" w:rsidTr="00BE42C4">
        <w:trPr>
          <w:trHeight w:val="510"/>
        </w:trPr>
        <w:tc>
          <w:tcPr>
            <w:tcW w:w="10065" w:type="dxa"/>
            <w:gridSpan w:val="2"/>
            <w:shd w:val="clear" w:color="auto" w:fill="D9D9D9"/>
            <w:vAlign w:val="center"/>
          </w:tcPr>
          <w:p w14:paraId="2367A44F" w14:textId="559A83C9" w:rsidR="00D12578" w:rsidRPr="00B55B42" w:rsidRDefault="00505E6C" w:rsidP="00BE42C4">
            <w:pPr>
              <w:jc w:val="center"/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Tlak krvi a pulz</w:t>
            </w:r>
          </w:p>
        </w:tc>
      </w:tr>
      <w:tr w:rsidR="00D12578" w:rsidRPr="00E722B3" w14:paraId="243DD98A" w14:textId="77777777" w:rsidTr="00BE42C4">
        <w:trPr>
          <w:trHeight w:val="510"/>
        </w:trPr>
        <w:tc>
          <w:tcPr>
            <w:tcW w:w="3120" w:type="dxa"/>
            <w:vAlign w:val="center"/>
          </w:tcPr>
          <w:p w14:paraId="3FFDFECA" w14:textId="2C0C6078" w:rsidR="00D12578" w:rsidRDefault="00505E6C" w:rsidP="00BE42C4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Používaný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tlakomer</w:t>
            </w:r>
            <w:proofErr w:type="spellEnd"/>
          </w:p>
        </w:tc>
        <w:tc>
          <w:tcPr>
            <w:tcW w:w="6945" w:type="dxa"/>
            <w:vAlign w:val="center"/>
          </w:tcPr>
          <w:p w14:paraId="0E245E2F" w14:textId="51621CE9" w:rsidR="00D12578" w:rsidRDefault="00D12578" w:rsidP="00BE42C4">
            <w:pPr>
              <w:rPr>
                <w:rFonts w:ascii="Calibri" w:hAnsi="Calibri" w:cs="Calibri"/>
                <w:b/>
                <w:i/>
                <w:smallCaps/>
                <w:sz w:val="16"/>
                <w:szCs w:val="16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F0ECD">
              <w:rPr>
                <w:rFonts w:ascii="Calibri" w:hAnsi="Calibri" w:cs="Calibri"/>
                <w:sz w:val="22"/>
                <w:szCs w:val="22"/>
                <w:lang w:val="cs-CZ"/>
              </w:rPr>
              <w:t>patriaci</w:t>
            </w:r>
            <w:proofErr w:type="spellEnd"/>
            <w:r w:rsidR="00CF0EC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subjektu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="00CF0EC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del w:id="4" w:author="Martin Grena" w:date="2025-04-09T08:16:00Z" w16du:dateUtc="2025-04-09T06:16:00Z">
              <w:r w:rsidR="00CF0ECD" w:rsidDel="00151E56">
                <w:rPr>
                  <w:rFonts w:ascii="Calibri" w:hAnsi="Calibri" w:cs="Calibri"/>
                  <w:sz w:val="22"/>
                  <w:szCs w:val="22"/>
                  <w:lang w:val="cs-CZ"/>
                </w:rPr>
                <w:delText>zapožičaný</w:delText>
              </w:r>
              <w:r w:rsidRPr="00B55B42" w:rsidDel="00151E56">
                <w:rPr>
                  <w:rFonts w:ascii="Calibri" w:hAnsi="Calibri" w:cs="Calibri"/>
                  <w:smallCaps/>
                  <w:sz w:val="22"/>
                  <w:szCs w:val="22"/>
                  <w:lang w:val="cs-CZ"/>
                </w:rPr>
                <w:delText xml:space="preserve">     </w:delText>
              </w:r>
            </w:del>
            <w:proofErr w:type="spellStart"/>
            <w:ins w:id="5" w:author="Martin Grena" w:date="2025-04-09T08:16:00Z" w16du:dateUtc="2025-04-09T06:16:00Z">
              <w:r w:rsidR="00151E56">
                <w:rPr>
                  <w:rFonts w:ascii="Calibri" w:hAnsi="Calibri" w:cs="Calibri"/>
                  <w:sz w:val="22"/>
                  <w:szCs w:val="22"/>
                  <w:lang w:val="cs-CZ"/>
                </w:rPr>
                <w:t>merané</w:t>
              </w:r>
              <w:proofErr w:type="spellEnd"/>
              <w:r w:rsidR="00151E56">
                <w:rPr>
                  <w:rFonts w:ascii="Calibri" w:hAnsi="Calibri" w:cs="Calibri"/>
                  <w:sz w:val="22"/>
                  <w:szCs w:val="22"/>
                  <w:lang w:val="cs-CZ"/>
                </w:rPr>
                <w:t xml:space="preserve"> </w:t>
              </w:r>
              <w:proofErr w:type="spellStart"/>
              <w:r w:rsidR="00151E56">
                <w:rPr>
                  <w:rFonts w:ascii="Calibri" w:hAnsi="Calibri" w:cs="Calibri"/>
                  <w:sz w:val="22"/>
                  <w:szCs w:val="22"/>
                  <w:lang w:val="cs-CZ"/>
                </w:rPr>
                <w:t>tlakomerom</w:t>
              </w:r>
              <w:proofErr w:type="spellEnd"/>
              <w:r w:rsidR="00151E56">
                <w:rPr>
                  <w:rFonts w:ascii="Calibri" w:hAnsi="Calibri" w:cs="Calibri"/>
                  <w:sz w:val="22"/>
                  <w:szCs w:val="22"/>
                  <w:lang w:val="cs-CZ"/>
                </w:rPr>
                <w:t xml:space="preserve"> </w:t>
              </w:r>
              <w:proofErr w:type="spellStart"/>
              <w:r w:rsidR="00151E56">
                <w:rPr>
                  <w:rFonts w:ascii="Calibri" w:hAnsi="Calibri" w:cs="Calibri"/>
                  <w:sz w:val="22"/>
                  <w:szCs w:val="22"/>
                  <w:lang w:val="cs-CZ"/>
                </w:rPr>
                <w:t>Omron</w:t>
              </w:r>
              <w:proofErr w:type="spellEnd"/>
              <w:r w:rsidR="00151E56">
                <w:rPr>
                  <w:rFonts w:ascii="Calibri" w:hAnsi="Calibri" w:cs="Calibri"/>
                  <w:sz w:val="22"/>
                  <w:szCs w:val="22"/>
                  <w:lang w:val="cs-CZ"/>
                </w:rPr>
                <w:t xml:space="preserve">, vložte číslo </w:t>
              </w:r>
              <w:proofErr w:type="spellStart"/>
              <w:r w:rsidR="00151E56">
                <w:rPr>
                  <w:rFonts w:ascii="Calibri" w:hAnsi="Calibri" w:cs="Calibri"/>
                  <w:sz w:val="22"/>
                  <w:szCs w:val="22"/>
                  <w:lang w:val="cs-CZ"/>
                </w:rPr>
                <w:t>tlakomeru</w:t>
              </w:r>
              <w:proofErr w:type="spellEnd"/>
              <w:r w:rsidR="00151E56" w:rsidRPr="00B55B42">
                <w:rPr>
                  <w:rFonts w:ascii="Calibri" w:hAnsi="Calibri" w:cs="Calibri"/>
                  <w:smallCaps/>
                  <w:sz w:val="22"/>
                  <w:szCs w:val="22"/>
                  <w:lang w:val="cs-CZ"/>
                </w:rPr>
                <w:t xml:space="preserve">     </w:t>
              </w:r>
            </w:ins>
          </w:p>
        </w:tc>
      </w:tr>
      <w:tr w:rsidR="00D12578" w:rsidRPr="00E722B3" w14:paraId="3D953AB1" w14:textId="77777777" w:rsidTr="00BE42C4">
        <w:trPr>
          <w:trHeight w:val="510"/>
        </w:trPr>
        <w:tc>
          <w:tcPr>
            <w:tcW w:w="3120" w:type="dxa"/>
            <w:vAlign w:val="center"/>
          </w:tcPr>
          <w:p w14:paraId="452F6789" w14:textId="72B9668B" w:rsidR="00D12578" w:rsidRDefault="00505E6C" w:rsidP="00BE42C4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Uvádzané</w:t>
            </w:r>
            <w:proofErr w:type="spellEnd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hodnoty tlaku krvi a pulzu</w:t>
            </w:r>
          </w:p>
          <w:p w14:paraId="46A3CAF6" w14:textId="5329BEE5" w:rsidR="00D12578" w:rsidRPr="00B55B42" w:rsidRDefault="00D12578" w:rsidP="00BE42C4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</w:p>
        </w:tc>
        <w:tc>
          <w:tcPr>
            <w:tcW w:w="6945" w:type="dxa"/>
            <w:vAlign w:val="center"/>
          </w:tcPr>
          <w:p w14:paraId="5B3F362F" w14:textId="02424635" w:rsidR="00D12578" w:rsidRPr="00026C0C" w:rsidRDefault="00D12578" w:rsidP="00BE42C4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proofErr w:type="spellStart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</w:t>
            </w:r>
            <w:r w:rsidR="00CC126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eň</w:t>
            </w:r>
            <w:proofErr w:type="spellEnd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1                                                                                   </w:t>
            </w:r>
          </w:p>
          <w:p w14:paraId="3F85C90E" w14:textId="6B637AB4" w:rsidR="00D12578" w:rsidRDefault="00CC126E" w:rsidP="00BE42C4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ráno</w:t>
            </w:r>
            <w:r w:rsidR="00D12578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:     </w:t>
            </w:r>
          </w:p>
          <w:p w14:paraId="212AC509" w14:textId="151F3C0A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31544015" w14:textId="22AA887E" w:rsidR="00D12578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E4D5E52" w14:textId="3D1F2E28" w:rsidR="00D12578" w:rsidRDefault="00CC126E" w:rsidP="00D12578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večer</w:t>
            </w:r>
            <w:r w:rsidR="00D12578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:     </w:t>
            </w:r>
          </w:p>
          <w:p w14:paraId="4A2C30EC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1C5DB716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2A0DC8B" w14:textId="77777777" w:rsidR="00D12578" w:rsidRPr="00026C0C" w:rsidRDefault="00D12578" w:rsidP="00BE42C4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5707842C" w14:textId="23D9BC17" w:rsidR="00CC126E" w:rsidRPr="00026C0C" w:rsidRDefault="00CC126E" w:rsidP="00CC126E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proofErr w:type="spellStart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eň</w:t>
            </w:r>
            <w:proofErr w:type="spellEnd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2</w:t>
            </w:r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                                                                                  </w:t>
            </w:r>
          </w:p>
          <w:p w14:paraId="566660A7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ráno:     </w:t>
            </w:r>
          </w:p>
          <w:p w14:paraId="5245894E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50B145A9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minútu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63825795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večer:     </w:t>
            </w:r>
          </w:p>
          <w:p w14:paraId="3BCA3372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57246817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625D10F3" w14:textId="77777777" w:rsidR="00D12578" w:rsidRPr="00026C0C" w:rsidRDefault="00D12578" w:rsidP="00BE42C4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731172BA" w14:textId="2C959F45" w:rsidR="00CC126E" w:rsidRPr="00026C0C" w:rsidRDefault="00CC126E" w:rsidP="00CC126E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proofErr w:type="spellStart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eň</w:t>
            </w:r>
            <w:proofErr w:type="spellEnd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3</w:t>
            </w:r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                                                                                  </w:t>
            </w:r>
          </w:p>
          <w:p w14:paraId="7F6B487F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ráno:     </w:t>
            </w:r>
          </w:p>
          <w:p w14:paraId="2ABA25BB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42463593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minútu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79320A79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večer:     </w:t>
            </w:r>
          </w:p>
          <w:p w14:paraId="1A821C8D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0C8E0007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minútu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FA72F52" w14:textId="77777777" w:rsidR="00D12578" w:rsidRPr="00026C0C" w:rsidRDefault="00D12578" w:rsidP="00BE42C4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030BE8E5" w14:textId="3F5C4841" w:rsidR="00CC126E" w:rsidRPr="00026C0C" w:rsidRDefault="00CC126E" w:rsidP="00CC126E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proofErr w:type="spellStart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eň</w:t>
            </w:r>
            <w:proofErr w:type="spellEnd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4</w:t>
            </w:r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                                                                                  </w:t>
            </w:r>
          </w:p>
          <w:p w14:paraId="7AF24FF6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ráno:     </w:t>
            </w:r>
          </w:p>
          <w:p w14:paraId="3EA3C5DD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BEA8767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0A7B246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večer:     </w:t>
            </w:r>
          </w:p>
          <w:p w14:paraId="5F594545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7EC35383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minútu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C257056" w14:textId="77777777" w:rsidR="00D12578" w:rsidRPr="00026C0C" w:rsidRDefault="00D12578" w:rsidP="00D12578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524CB44A" w14:textId="5C557256" w:rsidR="00CC126E" w:rsidRPr="00026C0C" w:rsidRDefault="00CC126E" w:rsidP="00CC126E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proofErr w:type="spellStart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eň</w:t>
            </w:r>
            <w:proofErr w:type="spellEnd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5</w:t>
            </w:r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                                                                                  </w:t>
            </w:r>
          </w:p>
          <w:p w14:paraId="63AD4A15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ráno:     </w:t>
            </w:r>
          </w:p>
          <w:p w14:paraId="2667B490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7386C868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39FEA27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večer:     </w:t>
            </w:r>
          </w:p>
          <w:p w14:paraId="14C344A8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222D92B6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minútu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5F115344" w14:textId="77777777" w:rsidR="00D12578" w:rsidRPr="00026C0C" w:rsidRDefault="00D12578" w:rsidP="00BE42C4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5510238F" w14:textId="3552AD7B" w:rsidR="00CC126E" w:rsidRPr="00026C0C" w:rsidRDefault="00CC126E" w:rsidP="00CC126E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proofErr w:type="spellStart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eň</w:t>
            </w:r>
            <w:proofErr w:type="spellEnd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6</w:t>
            </w:r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                                                                                  </w:t>
            </w:r>
          </w:p>
          <w:p w14:paraId="67310861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ráno:     </w:t>
            </w:r>
          </w:p>
          <w:p w14:paraId="49621401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lastRenderedPageBreak/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52A63391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54836EAF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večer:     </w:t>
            </w:r>
          </w:p>
          <w:p w14:paraId="4D152D46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4076A9FA" w14:textId="77777777" w:rsidR="00CC126E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minútu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649999C4" w14:textId="77777777" w:rsidR="00D12578" w:rsidRPr="00026C0C" w:rsidRDefault="00D12578" w:rsidP="00BE42C4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3FD61F80" w14:textId="6FF21DBD" w:rsidR="00CC126E" w:rsidRPr="00026C0C" w:rsidRDefault="00CC126E" w:rsidP="00CC126E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proofErr w:type="spellStart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eň</w:t>
            </w:r>
            <w:proofErr w:type="spellEnd"/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7</w:t>
            </w:r>
            <w:r w:rsidRPr="00026C0C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                                                                                  </w:t>
            </w:r>
          </w:p>
          <w:p w14:paraId="148346D9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ráno:     </w:t>
            </w:r>
          </w:p>
          <w:p w14:paraId="2363A39B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57C259B3" w14:textId="13AC4203" w:rsidR="00D12578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3BA48C61" w14:textId="77777777" w:rsidR="00CC126E" w:rsidRDefault="00CC126E" w:rsidP="00CC126E">
            <w:pPr>
              <w:rPr>
                <w:rFonts w:asciiTheme="minorHAnsi" w:hAnsiTheme="minorHAnsi" w:cstheme="minorHAnsi"/>
                <w:sz w:val="22"/>
                <w:szCs w:val="22"/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večer:     </w:t>
            </w:r>
          </w:p>
          <w:p w14:paraId="420943EA" w14:textId="77777777" w:rsidR="00CC126E" w:rsidRPr="003228AA" w:rsidRDefault="00CC126E" w:rsidP="00CC126E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                      </w:t>
            </w:r>
            <w:r>
              <w:rPr>
                <w:rFonts w:asciiTheme="minorHAnsi" w:hAnsiTheme="minorHAnsi" w:cstheme="minorHAnsi"/>
                <w:sz w:val="4"/>
                <w:szCs w:val="4"/>
                <w:lang w:val="cs-CZ"/>
              </w:rPr>
              <w:t xml:space="preserve">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4A4C81A7" w14:textId="4707DCBE" w:rsidR="00D12578" w:rsidRPr="00CC126E" w:rsidRDefault="00CC126E" w:rsidP="00CC126E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6CABDED0" w14:textId="77777777" w:rsidR="00D12578" w:rsidRPr="00026C0C" w:rsidRDefault="00D12578" w:rsidP="00BE42C4">
            <w:pPr>
              <w:rPr>
                <w:rFonts w:asciiTheme="minorHAnsi" w:hAnsiTheme="minorHAnsi" w:cstheme="minorHAnsi"/>
                <w:sz w:val="12"/>
                <w:szCs w:val="12"/>
                <w:lang w:val="cs-CZ"/>
              </w:rPr>
            </w:pPr>
          </w:p>
          <w:p w14:paraId="08CB543C" w14:textId="4832A4DA" w:rsidR="00D12578" w:rsidRPr="00F36061" w:rsidRDefault="00522D1C" w:rsidP="00BE42C4">
            <w:pPr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</w:pPr>
            <w:r w:rsidRPr="00F36061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  <w:t>VYPOČÍTANÉ PRIEMERNÉ HODNOTY</w:t>
            </w:r>
          </w:p>
          <w:p w14:paraId="439ABC7A" w14:textId="26E60617" w:rsidR="00D12578" w:rsidRPr="00F36061" w:rsidRDefault="00505E6C" w:rsidP="00BE42C4">
            <w:pPr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</w:pPr>
            <w:r w:rsidRPr="00F36061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  <w:t>ráno</w:t>
            </w:r>
            <w:r w:rsidR="00D12578" w:rsidRPr="00F36061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  <w:t xml:space="preserve">:     </w:t>
            </w:r>
          </w:p>
          <w:p w14:paraId="450141BA" w14:textId="77777777" w:rsidR="00522D1C" w:rsidRPr="00F36061" w:rsidRDefault="00522D1C" w:rsidP="00522D1C">
            <w:pPr>
              <w:spacing w:line="276" w:lineRule="auto"/>
              <w:rPr>
                <w:color w:val="4472C4" w:themeColor="accent1"/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tlak krvi: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|__|__|__|/|__|__|__| </w:t>
            </w:r>
            <w:proofErr w:type="spellStart"/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>mmHg</w:t>
            </w:r>
            <w:proofErr w:type="spellEnd"/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 xml:space="preserve">       </w:t>
            </w:r>
            <w:proofErr w:type="spellStart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autom</w:t>
            </w:r>
            <w:proofErr w:type="spellEnd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. počítaný</w:t>
            </w:r>
            <w:r w:rsidRPr="00F36061">
              <w:rPr>
                <w:rFonts w:ascii="Calibri" w:hAnsi="Calibri" w:cs="Calibri"/>
                <w:color w:val="4472C4" w:themeColor="accent1"/>
                <w:sz w:val="20"/>
                <w:szCs w:val="20"/>
                <w:lang w:val="cs-CZ"/>
              </w:rPr>
              <w:t xml:space="preserve"> </w:t>
            </w:r>
          </w:p>
          <w:p w14:paraId="47E1B3B6" w14:textId="6EB556FB" w:rsidR="00D12578" w:rsidRPr="00F36061" w:rsidRDefault="00522D1C" w:rsidP="00522D1C">
            <w:pPr>
              <w:rPr>
                <w:rFonts w:asciiTheme="minorHAnsi" w:hAnsiTheme="minorHAnsi" w:cstheme="minorHAnsi"/>
                <w:color w:val="4472C4" w:themeColor="accent1"/>
                <w:sz w:val="6"/>
                <w:szCs w:val="6"/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pulz :        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úderov</w:t>
            </w:r>
            <w:proofErr w:type="spellEnd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 za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minútu</w:t>
            </w:r>
            <w:proofErr w:type="spellEnd"/>
            <w:r w:rsidRPr="00F36061">
              <w:rPr>
                <w:rFonts w:ascii="Calibri" w:hAnsi="Calibri" w:cs="Calibri"/>
                <w:i/>
                <w:color w:val="4472C4" w:themeColor="accent1"/>
                <w:sz w:val="20"/>
                <w:szCs w:val="21"/>
                <w:lang w:val="cs-CZ"/>
              </w:rPr>
              <w:t xml:space="preserve">           </w:t>
            </w:r>
            <w:proofErr w:type="spellStart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autom</w:t>
            </w:r>
            <w:proofErr w:type="spellEnd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. počítaný</w:t>
            </w:r>
          </w:p>
          <w:p w14:paraId="2DB4BEC9" w14:textId="75342AD7" w:rsidR="00D12578" w:rsidRPr="00F36061" w:rsidRDefault="00505E6C" w:rsidP="00D12578">
            <w:pPr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</w:pPr>
            <w:r w:rsidRPr="00F36061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  <w:t>večer</w:t>
            </w:r>
            <w:r w:rsidR="00D12578" w:rsidRPr="00F36061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  <w:t xml:space="preserve">:     </w:t>
            </w:r>
          </w:p>
          <w:p w14:paraId="5F69BCEB" w14:textId="77777777" w:rsidR="00522D1C" w:rsidRPr="00F36061" w:rsidRDefault="00522D1C" w:rsidP="00522D1C">
            <w:pPr>
              <w:spacing w:line="276" w:lineRule="auto"/>
              <w:rPr>
                <w:color w:val="4472C4" w:themeColor="accent1"/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tlak krvi: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|__|__|__|/|__|__|__| </w:t>
            </w:r>
            <w:proofErr w:type="spellStart"/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>mmHg</w:t>
            </w:r>
            <w:proofErr w:type="spellEnd"/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 xml:space="preserve">       </w:t>
            </w:r>
            <w:proofErr w:type="spellStart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autom</w:t>
            </w:r>
            <w:proofErr w:type="spellEnd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. počítaný</w:t>
            </w:r>
            <w:r w:rsidRPr="00F36061">
              <w:rPr>
                <w:rFonts w:ascii="Calibri" w:hAnsi="Calibri" w:cs="Calibri"/>
                <w:color w:val="4472C4" w:themeColor="accent1"/>
                <w:sz w:val="20"/>
                <w:szCs w:val="20"/>
                <w:lang w:val="cs-CZ"/>
              </w:rPr>
              <w:t xml:space="preserve"> </w:t>
            </w:r>
          </w:p>
          <w:p w14:paraId="7681782E" w14:textId="77777777" w:rsidR="00522D1C" w:rsidRPr="00F36061" w:rsidRDefault="00522D1C" w:rsidP="00522D1C">
            <w:pPr>
              <w:rPr>
                <w:rFonts w:asciiTheme="minorHAnsi" w:hAnsiTheme="minorHAnsi" w:cstheme="minorHAnsi"/>
                <w:color w:val="4472C4" w:themeColor="accent1"/>
                <w:sz w:val="6"/>
                <w:szCs w:val="6"/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pulz :        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úderov</w:t>
            </w:r>
            <w:proofErr w:type="spellEnd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 za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minútu</w:t>
            </w:r>
            <w:proofErr w:type="spellEnd"/>
            <w:r w:rsidRPr="00F36061">
              <w:rPr>
                <w:rFonts w:ascii="Calibri" w:hAnsi="Calibri" w:cs="Calibri"/>
                <w:i/>
                <w:color w:val="4472C4" w:themeColor="accent1"/>
                <w:sz w:val="20"/>
                <w:szCs w:val="21"/>
                <w:lang w:val="cs-CZ"/>
              </w:rPr>
              <w:t xml:space="preserve">           </w:t>
            </w:r>
            <w:proofErr w:type="spellStart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autom</w:t>
            </w:r>
            <w:proofErr w:type="spellEnd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. počítaný</w:t>
            </w:r>
          </w:p>
          <w:p w14:paraId="28DF07B7" w14:textId="77777777" w:rsidR="00D12578" w:rsidRPr="00F36061" w:rsidRDefault="00D12578" w:rsidP="00D12578">
            <w:pPr>
              <w:rPr>
                <w:rFonts w:asciiTheme="minorHAnsi" w:hAnsiTheme="minorHAnsi" w:cstheme="minorHAnsi"/>
                <w:color w:val="4472C4" w:themeColor="accent1"/>
                <w:sz w:val="6"/>
                <w:szCs w:val="6"/>
                <w:lang w:val="cs-CZ"/>
              </w:rPr>
            </w:pPr>
          </w:p>
          <w:p w14:paraId="68E37BF4" w14:textId="77498303" w:rsidR="00D12578" w:rsidRPr="00F36061" w:rsidRDefault="00505E6C" w:rsidP="00D12578">
            <w:pPr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</w:pPr>
            <w:proofErr w:type="spellStart"/>
            <w:r w:rsidRPr="00F36061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  <w:t>celkovo</w:t>
            </w:r>
            <w:proofErr w:type="spellEnd"/>
            <w:r w:rsidR="00D12578" w:rsidRPr="00F36061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  <w:lang w:val="cs-CZ"/>
              </w:rPr>
              <w:t xml:space="preserve">:     </w:t>
            </w:r>
          </w:p>
          <w:p w14:paraId="0F8682EA" w14:textId="77777777" w:rsidR="00522D1C" w:rsidRPr="00F36061" w:rsidRDefault="00522D1C" w:rsidP="00522D1C">
            <w:pPr>
              <w:spacing w:line="276" w:lineRule="auto"/>
              <w:rPr>
                <w:color w:val="4472C4" w:themeColor="accent1"/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tlak krvi: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|__|__|__|/|__|__|__| </w:t>
            </w:r>
            <w:proofErr w:type="spellStart"/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>mmHg</w:t>
            </w:r>
            <w:proofErr w:type="spellEnd"/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 xml:space="preserve">       </w:t>
            </w:r>
            <w:proofErr w:type="spellStart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autom</w:t>
            </w:r>
            <w:proofErr w:type="spellEnd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. počítaný</w:t>
            </w:r>
            <w:r w:rsidRPr="00F36061">
              <w:rPr>
                <w:rFonts w:ascii="Calibri" w:hAnsi="Calibri" w:cs="Calibri"/>
                <w:color w:val="4472C4" w:themeColor="accent1"/>
                <w:sz w:val="20"/>
                <w:szCs w:val="20"/>
                <w:lang w:val="cs-CZ"/>
              </w:rPr>
              <w:t xml:space="preserve"> </w:t>
            </w:r>
          </w:p>
          <w:p w14:paraId="268B003F" w14:textId="1060FEA0" w:rsidR="00D12578" w:rsidRPr="00522D1C" w:rsidRDefault="00522D1C" w:rsidP="00BE42C4">
            <w:pPr>
              <w:rPr>
                <w:rFonts w:asciiTheme="minorHAnsi" w:hAnsiTheme="minorHAnsi" w:cstheme="minorHAnsi"/>
                <w:sz w:val="6"/>
                <w:szCs w:val="6"/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pulz :        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úderov</w:t>
            </w:r>
            <w:proofErr w:type="spellEnd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 za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minútu</w:t>
            </w:r>
            <w:proofErr w:type="spellEnd"/>
            <w:r w:rsidRPr="00F36061">
              <w:rPr>
                <w:rFonts w:ascii="Calibri" w:hAnsi="Calibri" w:cs="Calibri"/>
                <w:i/>
                <w:color w:val="4472C4" w:themeColor="accent1"/>
                <w:sz w:val="20"/>
                <w:szCs w:val="21"/>
                <w:lang w:val="cs-CZ"/>
              </w:rPr>
              <w:t xml:space="preserve">           </w:t>
            </w:r>
            <w:proofErr w:type="spellStart"/>
            <w:r w:rsidRPr="022E82DE"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cs-CZ"/>
              </w:rPr>
              <w:t>autom</w:t>
            </w:r>
            <w:proofErr w:type="spellEnd"/>
            <w:r w:rsidRPr="022E82DE"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cs-CZ"/>
              </w:rPr>
              <w:t xml:space="preserve">. </w:t>
            </w:r>
            <w:r>
              <w:rPr>
                <w:rFonts w:ascii="Calibri" w:hAnsi="Calibri" w:cs="Calibri"/>
                <w:i/>
                <w:iCs/>
                <w:color w:val="0070C0"/>
                <w:sz w:val="20"/>
                <w:szCs w:val="20"/>
                <w:lang w:val="cs-CZ"/>
              </w:rPr>
              <w:t>počítaný</w:t>
            </w:r>
          </w:p>
        </w:tc>
      </w:tr>
    </w:tbl>
    <w:p w14:paraId="6A99DB85" w14:textId="77777777" w:rsidR="00D12578" w:rsidRDefault="00D12578" w:rsidP="005361BF">
      <w:pPr>
        <w:pStyle w:val="BodyText3"/>
        <w:widowControl w:val="0"/>
        <w:spacing w:after="0"/>
        <w:jc w:val="both"/>
        <w:rPr>
          <w:ins w:id="6" w:author="Jan Micanko" w:date="2025-03-14T16:40:00Z" w16du:dateUtc="2025-03-14T15:40:00Z"/>
          <w:i/>
          <w:sz w:val="21"/>
          <w:szCs w:val="21"/>
          <w:lang w:val="cs-CZ"/>
        </w:rPr>
      </w:pPr>
    </w:p>
    <w:p w14:paraId="434F3390" w14:textId="77777777" w:rsidR="00B0068D" w:rsidRDefault="00B0068D" w:rsidP="005361BF">
      <w:pPr>
        <w:pStyle w:val="BodyText3"/>
        <w:widowControl w:val="0"/>
        <w:spacing w:after="0"/>
        <w:jc w:val="both"/>
        <w:rPr>
          <w:ins w:id="7" w:author="Jan Micanko" w:date="2025-03-14T16:40:00Z" w16du:dateUtc="2025-03-14T15:40:00Z"/>
          <w:i/>
          <w:sz w:val="21"/>
          <w:szCs w:val="21"/>
          <w:lang w:val="cs-CZ"/>
        </w:rPr>
      </w:pPr>
    </w:p>
    <w:p w14:paraId="39FD00E2" w14:textId="61F1D23A" w:rsidR="00B0068D" w:rsidRDefault="00B0068D" w:rsidP="005361BF">
      <w:pPr>
        <w:pStyle w:val="BodyText3"/>
        <w:widowControl w:val="0"/>
        <w:spacing w:after="0"/>
        <w:jc w:val="both"/>
        <w:rPr>
          <w:i/>
          <w:sz w:val="21"/>
          <w:szCs w:val="21"/>
          <w:lang w:val="cs-CZ"/>
        </w:rPr>
      </w:pPr>
      <w:ins w:id="8" w:author="Jan Micanko" w:date="2025-03-14T16:40:00Z" w16du:dateUtc="2025-03-14T15:40:00Z">
        <w:r>
          <w:rPr>
            <w:i/>
            <w:sz w:val="21"/>
            <w:szCs w:val="21"/>
            <w:lang w:val="cs-CZ"/>
          </w:rPr>
          <w:t>ZALOZKA 5</w:t>
        </w:r>
      </w:ins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20"/>
        <w:gridCol w:w="6945"/>
      </w:tblGrid>
      <w:tr w:rsidR="00C944BB" w:rsidRPr="00B55B42" w14:paraId="6787ADCC" w14:textId="77777777" w:rsidTr="00806180">
        <w:trPr>
          <w:trHeight w:val="510"/>
        </w:trPr>
        <w:tc>
          <w:tcPr>
            <w:tcW w:w="10065" w:type="dxa"/>
            <w:gridSpan w:val="2"/>
            <w:shd w:val="clear" w:color="auto" w:fill="808080"/>
            <w:vAlign w:val="center"/>
          </w:tcPr>
          <w:p w14:paraId="39EA2B30" w14:textId="7AC459A4" w:rsidR="00C944BB" w:rsidRPr="00B55B42" w:rsidRDefault="00CF0ECD" w:rsidP="00806180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Návšteva 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2 </w:t>
            </w:r>
            <w:r w:rsidR="00C944BB"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–</w:t>
            </w:r>
            <w:r w:rsidR="00C944BB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Fyzikálne vyšetrenie</w:t>
            </w:r>
            <w:r w:rsidR="00C944BB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</w:p>
        </w:tc>
      </w:tr>
      <w:tr w:rsidR="00C944BB" w:rsidRPr="00B55B42" w14:paraId="74F61A7A" w14:textId="77777777" w:rsidTr="00806180">
        <w:trPr>
          <w:trHeight w:val="510"/>
        </w:trPr>
        <w:tc>
          <w:tcPr>
            <w:tcW w:w="10065" w:type="dxa"/>
            <w:gridSpan w:val="2"/>
            <w:shd w:val="clear" w:color="auto" w:fill="D9D9D9"/>
            <w:vAlign w:val="center"/>
          </w:tcPr>
          <w:p w14:paraId="5B235163" w14:textId="190E2359" w:rsidR="00C944BB" w:rsidRPr="00B55B42" w:rsidRDefault="00CC126E" w:rsidP="00806180">
            <w:pPr>
              <w:jc w:val="center"/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Fyzikálne vyšetrenie</w:t>
            </w:r>
          </w:p>
        </w:tc>
      </w:tr>
      <w:tr w:rsidR="00D12578" w:rsidRPr="00E722B3" w14:paraId="12439667" w14:textId="77777777" w:rsidTr="00806180">
        <w:trPr>
          <w:trHeight w:val="510"/>
        </w:trPr>
        <w:tc>
          <w:tcPr>
            <w:tcW w:w="3120" w:type="dxa"/>
            <w:vAlign w:val="center"/>
          </w:tcPr>
          <w:p w14:paraId="7B5CFC05" w14:textId="67076BAB" w:rsidR="00D12578" w:rsidRDefault="00CF0ECD" w:rsidP="00D12578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Použitý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tlakomer</w:t>
            </w:r>
            <w:proofErr w:type="spellEnd"/>
          </w:p>
          <w:p w14:paraId="79A4F627" w14:textId="67D9F47E" w:rsidR="00D12578" w:rsidRDefault="00CF0ECD" w:rsidP="00D12578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6945" w:type="dxa"/>
            <w:vAlign w:val="center"/>
          </w:tcPr>
          <w:p w14:paraId="654F5526" w14:textId="1040AAEF" w:rsidR="00DA176D" w:rsidRDefault="00D12578" w:rsidP="00DA176D">
            <w:pPr>
              <w:spacing w:line="276" w:lineRule="auto"/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DA176D">
              <w:rPr>
                <w:rFonts w:ascii="Calibri" w:hAnsi="Calibri" w:cs="Calibri"/>
                <w:sz w:val="22"/>
                <w:szCs w:val="22"/>
                <w:lang w:val="cs-CZ"/>
              </w:rPr>
              <w:t>lekár</w:t>
            </w:r>
            <w:r w:rsidR="00F36061">
              <w:rPr>
                <w:rFonts w:ascii="Calibri" w:hAnsi="Calibri" w:cs="Calibri"/>
                <w:sz w:val="22"/>
                <w:szCs w:val="22"/>
                <w:lang w:val="cs-CZ"/>
              </w:rPr>
              <w:t>a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 w:rsidR="00DA176D">
              <w:rPr>
                <w:rFonts w:ascii="Calibri" w:hAnsi="Calibri" w:cs="Calibri"/>
                <w:sz w:val="22"/>
                <w:szCs w:val="22"/>
                <w:lang w:val="cs-CZ"/>
              </w:rPr>
              <w:t>ambulantný</w:t>
            </w:r>
            <w:proofErr w:type="spellEnd"/>
            <w:r w:rsidR="00DA176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(na </w:t>
            </w:r>
            <w:proofErr w:type="spellStart"/>
            <w:r w:rsidR="00DA176D">
              <w:rPr>
                <w:rFonts w:ascii="Calibri" w:hAnsi="Calibri" w:cs="Calibri"/>
                <w:sz w:val="22"/>
                <w:szCs w:val="22"/>
                <w:lang w:val="cs-CZ"/>
              </w:rPr>
              <w:t>oddelení</w:t>
            </w:r>
            <w:proofErr w:type="spellEnd"/>
            <w:r w:rsidR="00DA176D"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proofErr w:type="spellStart"/>
            <w:r w:rsidR="00DA176D">
              <w:rPr>
                <w:rFonts w:ascii="Calibri" w:hAnsi="Calibri" w:cs="Calibri"/>
                <w:sz w:val="22"/>
                <w:szCs w:val="22"/>
                <w:lang w:val="cs-CZ"/>
              </w:rPr>
              <w:t>klinike</w:t>
            </w:r>
            <w:proofErr w:type="spellEnd"/>
            <w:r w:rsidR="00DA176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).      </w:t>
            </w:r>
            <w:r w:rsidR="00CF0ECD"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="00CF0ECD"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CF0ECD">
              <w:rPr>
                <w:rFonts w:ascii="Calibri" w:hAnsi="Calibri" w:cs="Calibri"/>
                <w:sz w:val="22"/>
                <w:szCs w:val="22"/>
                <w:lang w:val="cs-CZ"/>
              </w:rPr>
              <w:t>zapožičaný</w:t>
            </w:r>
            <w:proofErr w:type="spellEnd"/>
            <w:r w:rsidR="00DA176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subjektu</w:t>
            </w:r>
            <w:r w:rsidR="00CF0ECD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</w:t>
            </w:r>
          </w:p>
          <w:p w14:paraId="48843073" w14:textId="022AF760" w:rsidR="00D12578" w:rsidRPr="00DA176D" w:rsidRDefault="00D12578" w:rsidP="00DA176D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DE7FDC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(</w:t>
            </w:r>
            <w:proofErr w:type="spellStart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nasledujúca</w:t>
            </w:r>
            <w:proofErr w:type="spellEnd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otázka by </w:t>
            </w:r>
            <w:proofErr w:type="spellStart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sa</w:t>
            </w:r>
            <w:proofErr w:type="spellEnd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mala </w:t>
            </w:r>
            <w:proofErr w:type="spellStart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zobraziť</w:t>
            </w:r>
            <w:proofErr w:type="spellEnd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  <w:proofErr w:type="spellStart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pre</w:t>
            </w:r>
            <w:proofErr w:type="spellEnd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  <w:proofErr w:type="spellStart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každú</w:t>
            </w:r>
            <w:proofErr w:type="spellEnd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  <w:r w:rsidR="00F36061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z </w:t>
            </w:r>
            <w:proofErr w:type="spellStart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vybrat</w:t>
            </w:r>
            <w:r w:rsidR="00F36061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ých</w:t>
            </w:r>
            <w:proofErr w:type="spellEnd"/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možnos</w:t>
            </w:r>
            <w:r w:rsidR="00F36061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tí</w:t>
            </w:r>
            <w:r w:rsidR="00DA176D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) </w:t>
            </w:r>
          </w:p>
        </w:tc>
      </w:tr>
      <w:tr w:rsidR="00C944BB" w:rsidRPr="00E722B3" w14:paraId="147FF8FB" w14:textId="77777777" w:rsidTr="00806180">
        <w:trPr>
          <w:trHeight w:val="510"/>
        </w:trPr>
        <w:tc>
          <w:tcPr>
            <w:tcW w:w="3120" w:type="dxa"/>
            <w:vAlign w:val="center"/>
          </w:tcPr>
          <w:p w14:paraId="01FFF993" w14:textId="77777777" w:rsidR="00505E6C" w:rsidRDefault="00505E6C" w:rsidP="00505E6C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Tlak krvi a pulz</w:t>
            </w:r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</w:p>
          <w:p w14:paraId="2062C085" w14:textId="7A5BF6D7" w:rsidR="00C944BB" w:rsidRPr="00B55B42" w:rsidRDefault="00505E6C" w:rsidP="00505E6C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(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merané</w:t>
            </w:r>
            <w:proofErr w:type="spellEnd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na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Návšteve</w:t>
            </w:r>
            <w:proofErr w:type="spellEnd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2</w:t>
            </w:r>
            <w:r w:rsidRPr="6D389627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)          </w:t>
            </w:r>
          </w:p>
        </w:tc>
        <w:tc>
          <w:tcPr>
            <w:tcW w:w="6945" w:type="dxa"/>
            <w:vAlign w:val="center"/>
          </w:tcPr>
          <w:p w14:paraId="387924E8" w14:textId="77777777" w:rsidR="00505E6C" w:rsidRDefault="00505E6C" w:rsidP="00505E6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05E6C">
              <w:rPr>
                <w:rFonts w:ascii="Calibri" w:hAnsi="Calibri" w:cs="Calibri"/>
                <w:sz w:val="22"/>
                <w:szCs w:val="22"/>
                <w:lang w:val="cs-CZ"/>
              </w:rPr>
              <w:t xml:space="preserve">pravá ruka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ľavá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ruka</w:t>
            </w:r>
          </w:p>
          <w:p w14:paraId="1A899EB7" w14:textId="77777777" w:rsidR="00505E6C" w:rsidRPr="003228AA" w:rsidRDefault="00505E6C" w:rsidP="00505E6C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8"/>
                <w:szCs w:val="8"/>
                <w:lang w:val="cs-CZ"/>
              </w:rPr>
            </w:pPr>
          </w:p>
          <w:p w14:paraId="2C9AA26E" w14:textId="77777777" w:rsidR="00505E6C" w:rsidRDefault="00505E6C" w:rsidP="00505E6C">
            <w:pPr>
              <w:spacing w:line="276" w:lineRule="auto"/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cs-CZ"/>
              </w:rPr>
              <w:t>Poznámka</w:t>
            </w:r>
            <w:r w:rsidRPr="00026C0C">
              <w:rPr>
                <w:rFonts w:ascii="Calibri" w:hAnsi="Calibri" w:cs="Calibri"/>
                <w:b/>
                <w:bCs/>
                <w:i/>
                <w:iCs/>
                <w:sz w:val="16"/>
                <w:szCs w:val="16"/>
                <w:lang w:val="cs-CZ"/>
              </w:rPr>
              <w:t>:</w:t>
            </w:r>
            <w:r w:rsidRPr="00026C0C"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Prosím,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uvádzajte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hodnoty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namerané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na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ruke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s vyšším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krvným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>tlakom</w:t>
            </w:r>
            <w:proofErr w:type="spellEnd"/>
            <w:r>
              <w:rPr>
                <w:rFonts w:ascii="Calibri" w:hAnsi="Calibri" w:cs="Calibri"/>
                <w:i/>
                <w:iCs/>
                <w:sz w:val="16"/>
                <w:szCs w:val="16"/>
                <w:lang w:val="cs-CZ"/>
              </w:rPr>
              <w:t xml:space="preserve">. </w:t>
            </w:r>
          </w:p>
          <w:p w14:paraId="43562888" w14:textId="77777777" w:rsidR="00505E6C" w:rsidRPr="003228AA" w:rsidRDefault="00505E6C" w:rsidP="00505E6C">
            <w:pPr>
              <w:spacing w:line="276" w:lineRule="auto"/>
              <w:rPr>
                <w:rFonts w:ascii="Calibri" w:hAnsi="Calibri" w:cs="Calibri"/>
                <w:i/>
                <w:iCs/>
                <w:sz w:val="8"/>
                <w:szCs w:val="8"/>
                <w:lang w:val="cs-CZ"/>
              </w:rPr>
            </w:pPr>
          </w:p>
          <w:p w14:paraId="5B5DC9B0" w14:textId="77777777" w:rsidR="00505E6C" w:rsidRPr="00E722B3" w:rsidRDefault="00505E6C" w:rsidP="00505E6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1.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m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eranie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                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380F4E70" w14:textId="77777777" w:rsidR="00505E6C" w:rsidRPr="003228AA" w:rsidRDefault="00505E6C" w:rsidP="00505E6C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</w:p>
          <w:p w14:paraId="3E40EEF0" w14:textId="3074228A" w:rsidR="00505E6C" w:rsidRDefault="00505E6C" w:rsidP="00505E6C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</w:p>
          <w:p w14:paraId="5C1B3544" w14:textId="77777777" w:rsidR="00505E6C" w:rsidRPr="00E722B3" w:rsidRDefault="00505E6C" w:rsidP="00505E6C">
            <w:pPr>
              <w:spacing w:line="276" w:lineRule="auto"/>
              <w:rPr>
                <w:rFonts w:ascii="Calibri" w:hAnsi="Calibri" w:cs="Calibri"/>
                <w:smallCaps/>
                <w:sz w:val="6"/>
                <w:szCs w:val="6"/>
                <w:lang w:val="cs-CZ"/>
              </w:rPr>
            </w:pPr>
          </w:p>
          <w:p w14:paraId="1AD767DE" w14:textId="77777777" w:rsidR="00505E6C" w:rsidRPr="00E722B3" w:rsidRDefault="00505E6C" w:rsidP="00505E6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>2</w:t>
            </w:r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m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eranie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                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54B87448" w14:textId="77777777" w:rsidR="00505E6C" w:rsidRPr="003228AA" w:rsidRDefault="00505E6C" w:rsidP="00505E6C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</w:p>
          <w:p w14:paraId="4351D6AE" w14:textId="167C4197" w:rsidR="00505E6C" w:rsidRDefault="00505E6C" w:rsidP="00505E6C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</w:p>
          <w:p w14:paraId="35A5B9F6" w14:textId="77777777" w:rsidR="00505E6C" w:rsidRPr="00E722B3" w:rsidRDefault="00505E6C" w:rsidP="00505E6C">
            <w:pPr>
              <w:spacing w:line="276" w:lineRule="auto"/>
              <w:rPr>
                <w:rFonts w:ascii="Calibri" w:hAnsi="Calibri" w:cs="Calibri"/>
                <w:smallCaps/>
                <w:sz w:val="6"/>
                <w:szCs w:val="6"/>
                <w:lang w:val="cs-CZ"/>
              </w:rPr>
            </w:pPr>
          </w:p>
          <w:p w14:paraId="31DBE9A9" w14:textId="77777777" w:rsidR="00505E6C" w:rsidRPr="00E722B3" w:rsidRDefault="00505E6C" w:rsidP="00505E6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>3</w:t>
            </w:r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.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E722B3">
              <w:rPr>
                <w:rFonts w:ascii="Calibri" w:hAnsi="Calibri" w:cs="Calibri"/>
                <w:sz w:val="22"/>
                <w:szCs w:val="22"/>
                <w:lang w:val="cs-CZ"/>
              </w:rPr>
              <w:t>m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eranie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                                                                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nevyšetrené</w:t>
            </w:r>
            <w:proofErr w:type="spellEnd"/>
          </w:p>
          <w:p w14:paraId="5C9FC352" w14:textId="77777777" w:rsidR="00505E6C" w:rsidRPr="003228AA" w:rsidRDefault="00505E6C" w:rsidP="00505E6C">
            <w:pPr>
              <w:spacing w:line="276" w:lineRule="auto"/>
              <w:rPr>
                <w:lang w:val="cs-CZ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    tlak krvi:</w:t>
            </w:r>
            <w:r>
              <w:rPr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mmHg</w:t>
            </w:r>
            <w:proofErr w:type="spellEnd"/>
            <w:r w:rsidRPr="003228AA"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 xml:space="preserve"> </w:t>
            </w:r>
          </w:p>
          <w:p w14:paraId="78151334" w14:textId="1821197C" w:rsidR="00505E6C" w:rsidRDefault="00505E6C" w:rsidP="00505E6C">
            <w:pPr>
              <w:spacing w:line="276" w:lineRule="auto"/>
              <w:rPr>
                <w:rFonts w:ascii="Calibri" w:hAnsi="Calibri" w:cs="Calibri"/>
                <w:lang w:val="cs-CZ"/>
              </w:rPr>
            </w:pPr>
            <w:r>
              <w:rPr>
                <w:lang w:val="cs-CZ"/>
              </w:rPr>
              <w:t xml:space="preserve">    </w:t>
            </w:r>
            <w:r>
              <w:rPr>
                <w:rFonts w:asciiTheme="minorHAnsi" w:hAnsiTheme="minorHAnsi" w:cstheme="minorHAnsi"/>
                <w:sz w:val="22"/>
                <w:szCs w:val="22"/>
                <w:lang w:val="cs-CZ"/>
              </w:rPr>
              <w:t>pulz:</w:t>
            </w:r>
            <w:r>
              <w:rPr>
                <w:lang w:val="cs-CZ"/>
              </w:rPr>
              <w:t xml:space="preserve">   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úderov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za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minútu</w:t>
            </w:r>
            <w:proofErr w:type="spellEnd"/>
          </w:p>
          <w:p w14:paraId="5B8E99BD" w14:textId="77777777" w:rsidR="00505E6C" w:rsidRPr="00FA7AD9" w:rsidRDefault="00505E6C" w:rsidP="00505E6C">
            <w:pPr>
              <w:spacing w:line="276" w:lineRule="auto"/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08ACDE6D" w14:textId="77777777" w:rsidR="00505E6C" w:rsidRPr="00F36061" w:rsidRDefault="00505E6C" w:rsidP="00505E6C">
            <w:pPr>
              <w:spacing w:line="276" w:lineRule="auto"/>
              <w:rPr>
                <w:color w:val="4472C4" w:themeColor="accent1"/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tlak krvi: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|__|__|__|/|__|__|__| </w:t>
            </w:r>
            <w:proofErr w:type="spellStart"/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>mmHg</w:t>
            </w:r>
            <w:proofErr w:type="spellEnd"/>
            <w:r w:rsidRPr="00F36061">
              <w:rPr>
                <w:rFonts w:asciiTheme="minorHAnsi" w:hAnsiTheme="minorHAnsi" w:cstheme="minorBidi"/>
                <w:color w:val="4472C4" w:themeColor="accent1"/>
                <w:sz w:val="22"/>
                <w:szCs w:val="22"/>
                <w:lang w:val="cs-CZ"/>
              </w:rPr>
              <w:t xml:space="preserve">       </w:t>
            </w:r>
            <w:proofErr w:type="spellStart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autom</w:t>
            </w:r>
            <w:proofErr w:type="spellEnd"/>
            <w:r w:rsidRPr="00F36061">
              <w:rPr>
                <w:rFonts w:ascii="Calibri" w:hAnsi="Calibri" w:cs="Calibri"/>
                <w:i/>
                <w:iCs/>
                <w:color w:val="4472C4" w:themeColor="accent1"/>
                <w:sz w:val="20"/>
                <w:szCs w:val="20"/>
                <w:lang w:val="cs-CZ"/>
              </w:rPr>
              <w:t>. počítaný</w:t>
            </w:r>
            <w:r w:rsidRPr="00F36061">
              <w:rPr>
                <w:rFonts w:ascii="Calibri" w:hAnsi="Calibri" w:cs="Calibri"/>
                <w:color w:val="4472C4" w:themeColor="accent1"/>
                <w:sz w:val="20"/>
                <w:szCs w:val="20"/>
                <w:lang w:val="cs-CZ"/>
              </w:rPr>
              <w:t xml:space="preserve"> </w:t>
            </w:r>
          </w:p>
          <w:p w14:paraId="69F5C47E" w14:textId="6ADDAB40" w:rsidR="00C944BB" w:rsidRPr="00E722B3" w:rsidRDefault="00505E6C" w:rsidP="00505E6C">
            <w:pPr>
              <w:rPr>
                <w:lang w:val="cs-CZ"/>
              </w:rPr>
            </w:pPr>
            <w:proofErr w:type="spellStart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>Priemerný</w:t>
            </w:r>
            <w:proofErr w:type="spellEnd"/>
            <w:r w:rsidRPr="00F36061">
              <w:rPr>
                <w:rFonts w:ascii="Calibri" w:hAnsi="Calibri" w:cs="Calibri"/>
                <w:smallCaps/>
                <w:color w:val="4472C4" w:themeColor="accent1"/>
                <w:sz w:val="22"/>
                <w:szCs w:val="22"/>
                <w:lang w:val="cs-CZ"/>
              </w:rPr>
              <w:t xml:space="preserve"> pulz :          </w:t>
            </w:r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|__|__|__|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úderov</w:t>
            </w:r>
            <w:proofErr w:type="spellEnd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 xml:space="preserve"> za </w:t>
            </w:r>
            <w:proofErr w:type="spellStart"/>
            <w:r w:rsidRPr="00F36061">
              <w:rPr>
                <w:rFonts w:ascii="Calibri" w:hAnsi="Calibri" w:cs="Calibri"/>
                <w:color w:val="4472C4" w:themeColor="accent1"/>
                <w:sz w:val="22"/>
                <w:szCs w:val="22"/>
                <w:lang w:val="cs-CZ"/>
              </w:rPr>
              <w:t>minútu</w:t>
            </w:r>
            <w:proofErr w:type="spellEnd"/>
            <w:r w:rsidRPr="00F36061">
              <w:rPr>
                <w:rFonts w:ascii="Calibri" w:hAnsi="Calibri" w:cs="Calibri"/>
                <w:i/>
                <w:color w:val="4472C4" w:themeColor="accent1"/>
                <w:sz w:val="20"/>
                <w:szCs w:val="21"/>
                <w:lang w:val="cs-CZ"/>
              </w:rPr>
              <w:t xml:space="preserve">           </w:t>
            </w:r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z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meraní</w:t>
            </w:r>
            <w:proofErr w:type="spellEnd"/>
            <w:r w:rsidRPr="00D949EF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</w:t>
            </w:r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č</w:t>
            </w:r>
            <w:r w:rsidRPr="00D949EF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. 2</w:t>
            </w:r>
            <w:r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 xml:space="preserve"> a </w:t>
            </w:r>
            <w:r w:rsidRPr="00D949EF">
              <w:rPr>
                <w:rFonts w:ascii="Calibri" w:hAnsi="Calibri" w:cs="Calibri"/>
                <w:i/>
                <w:color w:val="0070C0"/>
                <w:sz w:val="20"/>
                <w:szCs w:val="21"/>
                <w:lang w:val="cs-CZ"/>
              </w:rPr>
              <w:t>3</w:t>
            </w:r>
          </w:p>
        </w:tc>
      </w:tr>
    </w:tbl>
    <w:p w14:paraId="0B86F14B" w14:textId="77777777" w:rsidR="00FD5E3C" w:rsidRDefault="00FD5E3C" w:rsidP="00D73727">
      <w:pPr>
        <w:pStyle w:val="BodyText3"/>
        <w:widowControl w:val="0"/>
        <w:spacing w:after="0"/>
        <w:jc w:val="both"/>
        <w:rPr>
          <w:i/>
          <w:sz w:val="21"/>
          <w:szCs w:val="21"/>
          <w:lang w:val="cs-CZ"/>
        </w:rPr>
      </w:pPr>
    </w:p>
    <w:p w14:paraId="66F93066" w14:textId="77777777" w:rsidR="00F36061" w:rsidRPr="00F36061" w:rsidRDefault="00F36061" w:rsidP="00D73727">
      <w:pPr>
        <w:pStyle w:val="BodyText3"/>
        <w:widowControl w:val="0"/>
        <w:spacing w:after="0"/>
        <w:jc w:val="both"/>
        <w:rPr>
          <w:i/>
          <w:sz w:val="10"/>
          <w:szCs w:val="10"/>
          <w:lang w:val="cs-C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94"/>
        <w:gridCol w:w="2512"/>
        <w:gridCol w:w="283"/>
        <w:gridCol w:w="1276"/>
        <w:gridCol w:w="283"/>
        <w:gridCol w:w="2129"/>
        <w:gridCol w:w="1388"/>
      </w:tblGrid>
      <w:tr w:rsidR="00F36061" w:rsidRPr="00B55B42" w14:paraId="14A104CC" w14:textId="77777777" w:rsidTr="003462FB">
        <w:trPr>
          <w:trHeight w:val="510"/>
        </w:trPr>
        <w:tc>
          <w:tcPr>
            <w:tcW w:w="10065" w:type="dxa"/>
            <w:gridSpan w:val="7"/>
            <w:shd w:val="clear" w:color="auto" w:fill="808080" w:themeFill="background1" w:themeFillShade="80"/>
            <w:vAlign w:val="center"/>
          </w:tcPr>
          <w:p w14:paraId="288F1839" w14:textId="358AF145" w:rsidR="00F36061" w:rsidRPr="00B55B42" w:rsidRDefault="00F36061" w:rsidP="003462FB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lastRenderedPageBreak/>
              <w:t>Návšteva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 w:rsidR="00B908EA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2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–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Zmena antihypertenzívnej liečby </w:t>
            </w:r>
            <w:r w:rsidR="001D578E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od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</w:t>
            </w:r>
            <w:r w:rsidR="00E624F0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všte</w:t>
            </w:r>
            <w:r w:rsidR="009675B6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vy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1</w:t>
            </w:r>
          </w:p>
        </w:tc>
      </w:tr>
      <w:tr w:rsidR="00F36061" w:rsidRPr="00E722B3" w14:paraId="55E01D89" w14:textId="77777777" w:rsidTr="003462FB">
        <w:trPr>
          <w:trHeight w:val="806"/>
        </w:trPr>
        <w:tc>
          <w:tcPr>
            <w:tcW w:w="2194" w:type="dxa"/>
            <w:tcBorders>
              <w:bottom w:val="single" w:sz="4" w:space="0" w:color="auto"/>
            </w:tcBorders>
            <w:vAlign w:val="center"/>
          </w:tcPr>
          <w:p w14:paraId="1D84DA10" w14:textId="42466B4C" w:rsidR="00F36061" w:rsidRPr="00B55B42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Zmena antihypertenzívnej liečby </w:t>
            </w:r>
            <w:r w:rsidR="001D578E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od</w:t>
            </w: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Návštev</w:t>
            </w:r>
            <w:r w:rsidR="001D578E"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y</w:t>
            </w: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 1</w:t>
            </w:r>
          </w:p>
        </w:tc>
        <w:tc>
          <w:tcPr>
            <w:tcW w:w="7871" w:type="dxa"/>
            <w:gridSpan w:val="6"/>
            <w:tcBorders>
              <w:bottom w:val="single" w:sz="4" w:space="0" w:color="auto"/>
            </w:tcBorders>
            <w:vAlign w:val="center"/>
          </w:tcPr>
          <w:p w14:paraId="1AB557D8" w14:textId="77777777" w:rsidR="005E1BCA" w:rsidRDefault="00F36061" w:rsidP="003462FB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áno</w:t>
            </w:r>
            <w:proofErr w:type="spellEnd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prosím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špecifikujte</w:t>
            </w:r>
            <w:proofErr w:type="spellEnd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dátum</w:t>
            </w:r>
            <w:proofErr w:type="spellEnd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zmeny</w:t>
            </w:r>
            <w:proofErr w:type="spellEnd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a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užívanú</w:t>
            </w:r>
            <w:proofErr w:type="spellEnd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liečbu</w:t>
            </w:r>
            <w:proofErr w:type="spellEnd"/>
            <w:r w:rsidR="005E1BCA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  <w:r w:rsidR="005E1BCA"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</w:t>
            </w:r>
          </w:p>
          <w:p w14:paraId="200550F3" w14:textId="77777777" w:rsidR="005E1BCA" w:rsidRPr="005E1BCA" w:rsidRDefault="005E1BCA" w:rsidP="003462FB">
            <w:pPr>
              <w:rPr>
                <w:rFonts w:ascii="Calibri" w:hAnsi="Calibri" w:cs="Calibri"/>
                <w:smallCaps/>
                <w:sz w:val="6"/>
                <w:szCs w:val="6"/>
                <w:lang w:val="cs-CZ"/>
              </w:rPr>
            </w:pPr>
          </w:p>
          <w:p w14:paraId="0CAE4F56" w14:textId="7C9866BF" w:rsidR="00F36061" w:rsidRDefault="005E1BCA" w:rsidP="003462FB">
            <w:pPr>
              <w:rPr>
                <w:rFonts w:ascii="Calibri" w:hAnsi="Calibri" w:cs="Calibri"/>
                <w:i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dátum</w:t>
            </w:r>
            <w:proofErr w:type="spellEnd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zmeny</w:t>
            </w:r>
            <w:proofErr w:type="spellEnd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>liečby</w:t>
            </w:r>
            <w:proofErr w:type="spellEnd"/>
            <w: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: 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|__|__| / |__|__|__| / |__|__|__|__|       </w:t>
            </w:r>
            <w:r w:rsidRPr="00B55B42">
              <w:rPr>
                <w:rFonts w:ascii="Calibri" w:hAnsi="Calibri" w:cs="Calibri"/>
                <w:i/>
                <w:smallCaps/>
                <w:noProof/>
                <w:sz w:val="22"/>
                <w:szCs w:val="22"/>
                <w:lang w:val="cs-CZ"/>
              </w:rPr>
              <w:t>(dd/mmm/rrrr)</w:t>
            </w:r>
          </w:p>
          <w:p w14:paraId="47FC07AF" w14:textId="19E660D8" w:rsidR="005E1BCA" w:rsidRPr="00E722B3" w:rsidRDefault="005E1BCA" w:rsidP="003462FB">
            <w:pPr>
              <w:rPr>
                <w:lang w:val="cs-CZ"/>
              </w:rPr>
            </w:pPr>
            <w:r>
              <w:rPr>
                <w:lang w:val="cs-CZ"/>
              </w:rPr>
              <w:t xml:space="preserve">   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neznámy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</w:p>
          <w:p w14:paraId="16266093" w14:textId="77777777" w:rsidR="00F36061" w:rsidRPr="00020879" w:rsidRDefault="00F36061" w:rsidP="003462FB">
            <w:pPr>
              <w:rPr>
                <w:rFonts w:ascii="Calibri" w:hAnsi="Calibri" w:cs="Calibri"/>
                <w:b/>
                <w:i/>
                <w:color w:val="000000"/>
                <w:sz w:val="6"/>
                <w:szCs w:val="6"/>
              </w:rPr>
            </w:pPr>
          </w:p>
          <w:p w14:paraId="5953A212" w14:textId="10AD91EC" w:rsidR="00F36061" w:rsidRDefault="00F36061" w:rsidP="003462FB">
            <w:pPr>
              <w:rPr>
                <w:rFonts w:ascii="Calibri" w:hAnsi="Calibri" w:cs="Calibri"/>
                <w:sz w:val="21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i/>
                <w:color w:val="000000"/>
                <w:sz w:val="16"/>
                <w:szCs w:val="16"/>
              </w:rPr>
              <w:t>Poznámka</w:t>
            </w:r>
            <w:r w:rsidRPr="002C6158">
              <w:rPr>
                <w:rFonts w:ascii="Calibri" w:hAnsi="Calibri" w:cs="Calibri"/>
                <w:b/>
                <w:i/>
                <w:smallCaps/>
                <w:sz w:val="16"/>
                <w:szCs w:val="16"/>
                <w:lang w:val="cs-CZ"/>
              </w:rPr>
              <w:t>:</w:t>
            </w:r>
            <w:r w:rsidRPr="00E91F2F">
              <w:rPr>
                <w:rFonts w:ascii="Calibri" w:hAnsi="Calibri" w:cs="Calibri"/>
                <w:i/>
                <w:smallCaps/>
                <w:sz w:val="16"/>
                <w:szCs w:val="16"/>
                <w:lang w:val="cs-CZ"/>
              </w:rPr>
              <w:t xml:space="preserve"> 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V nižšie uvedenom zozname prosím upravte</w:t>
            </w:r>
            <w:r w:rsidR="005E1BCA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informácie o liečbe.    </w:t>
            </w:r>
            <w:r w:rsidRPr="00E91F2F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 xml:space="preserve">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</w:t>
            </w:r>
          </w:p>
          <w:p w14:paraId="787D6EFE" w14:textId="77777777" w:rsidR="00F36061" w:rsidRPr="00020879" w:rsidRDefault="00F36061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7F17FA09" w14:textId="77777777" w:rsidR="00F36061" w:rsidRPr="00E722B3" w:rsidRDefault="00F36061" w:rsidP="003462FB">
            <w:pPr>
              <w:rPr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Editovateľná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kópia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predchádzajúceho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formuláru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.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</w:tr>
      <w:tr w:rsidR="00F36061" w:rsidRPr="003A7839" w14:paraId="2F13C124" w14:textId="77777777" w:rsidTr="003462FB">
        <w:trPr>
          <w:trHeight w:val="337"/>
        </w:trPr>
        <w:tc>
          <w:tcPr>
            <w:tcW w:w="21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D9EAC3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Monoterapia a/alebo voľné kombinácie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0FF415" w14:textId="77777777" w:rsidR="00F36061" w:rsidRPr="00020879" w:rsidRDefault="00F36061" w:rsidP="003462FB">
            <w:pP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</w:pPr>
            <w:r w:rsidRPr="2208CEAD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ACE </w:t>
            </w:r>
            <w:proofErr w:type="spellStart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inhibítor</w:t>
            </w:r>
            <w:proofErr w:type="spellEnd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14:paraId="57BAA112" w14:textId="77777777" w:rsidTr="003462FB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E55121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662AAB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7D7FA720" w14:textId="77777777" w:rsidR="00F36061" w:rsidRPr="003A7839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>enalapril</w:t>
            </w:r>
            <w:proofErr w:type="spellEnd"/>
            <w:r w:rsidRPr="003A7839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53B81F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fosinopril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6F6C16A" w14:textId="77777777" w:rsidR="00F36061" w:rsidRDefault="00F36061" w:rsidP="003462FB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>imidapril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</w:p>
          <w:p w14:paraId="7366FF08" w14:textId="77777777" w:rsidR="00F36061" w:rsidRPr="003A7839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</w:t>
            </w:r>
            <w:r w:rsidRPr="003A7839">
              <w:rPr>
                <w:rFonts w:ascii="Calibri" w:hAnsi="Calibri" w:cs="Calibri"/>
                <w:sz w:val="22"/>
                <w:szCs w:val="22"/>
                <w:lang w:val="cs-CZ"/>
              </w:rPr>
              <w:t>aptopril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</w:t>
            </w:r>
          </w:p>
          <w:p w14:paraId="5152DBF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</w:t>
            </w:r>
          </w:p>
          <w:p w14:paraId="72CCF7D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perindopril </w:t>
            </w:r>
          </w:p>
          <w:p w14:paraId="3C4C783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quinapril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CAC23D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ramipril</w:t>
            </w:r>
          </w:p>
          <w:p w14:paraId="52E84E8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trandolapril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9F700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40257FE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9A9D1D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2E4BD3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C3AB33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2FA9B4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323D02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FF54E7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0CF42E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A47844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B174D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02A9B31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348277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21F324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1D984E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50CC25A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2CC3C3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302E388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83BA89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3BFE4B4" w14:textId="77777777" w:rsidR="00F36061" w:rsidRPr="00012406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13B58F4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37457D7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FEC0C2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D9C56D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1BD5CC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89D789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C271B9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359F2D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CC6793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5256C5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020CE79E" w14:textId="77777777" w:rsidTr="003462FB">
        <w:trPr>
          <w:trHeight w:val="302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20A5B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813FE3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DF63F3">
              <w:rPr>
                <w:rFonts w:ascii="Calibri" w:hAnsi="Calibri" w:cs="Calibri"/>
                <w:sz w:val="21"/>
                <w:szCs w:val="21"/>
                <w:lang w:val="cs-CZ"/>
              </w:rPr>
              <w:t xml:space="preserve"> 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blokátor receptora </w:t>
            </w:r>
            <w:proofErr w:type="spellStart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angiotenzínu</w:t>
            </w:r>
            <w:proofErr w:type="spellEnd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II,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14:paraId="393081B5" w14:textId="77777777" w:rsidTr="003462FB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E4521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84EEDB0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67015C97" w14:textId="77777777" w:rsidR="00F36061" w:rsidRPr="00026C0C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irbesartan</w:t>
            </w:r>
            <w:proofErr w:type="spellEnd"/>
          </w:p>
          <w:p w14:paraId="3A49FD06" w14:textId="77777777" w:rsidR="00F36061" w:rsidRPr="00026C0C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</w:t>
            </w:r>
            <w:r w:rsidRPr="00026C0C">
              <w:rPr>
                <w:rFonts w:ascii="Calibri" w:hAnsi="Calibri" w:cs="Calibri"/>
                <w:sz w:val="22"/>
                <w:szCs w:val="22"/>
                <w:lang w:val="cs-CZ"/>
              </w:rPr>
              <w:t>andesartan</w:t>
            </w:r>
            <w:proofErr w:type="spellEnd"/>
          </w:p>
          <w:p w14:paraId="437CA5C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</w:p>
          <w:p w14:paraId="1FF15C0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</w:p>
          <w:p w14:paraId="09652981" w14:textId="77777777" w:rsidR="00F36061" w:rsidRPr="00A51BCE" w:rsidRDefault="00F36061" w:rsidP="003462FB">
            <w:pPr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5F7FC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5F3721E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11CDDA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B70531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F308A2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42FAF4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37BAD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378C69A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0BCE76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A074BA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54EE976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032C0F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1622150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348CAD9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3EB643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870C2A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8E8B31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22AA60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30E69B11" w14:textId="77777777" w:rsidTr="003462FB">
        <w:trPr>
          <w:trHeight w:val="309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CDFD0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5E52FDF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2208CEAD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blokátor kalciového </w:t>
            </w:r>
            <w:proofErr w:type="spellStart"/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kanála</w:t>
            </w:r>
            <w:proofErr w:type="spellEnd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14:paraId="11DC7FA5" w14:textId="77777777" w:rsidTr="003462FB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7B1F2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D2516E" w14:textId="77777777" w:rsidR="00F36061" w:rsidRPr="003A7839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598AAB7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37E20C5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felodipín</w:t>
            </w:r>
            <w:proofErr w:type="spellEnd"/>
          </w:p>
          <w:p w14:paraId="76014BD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isradipín</w:t>
            </w:r>
            <w:proofErr w:type="spellEnd"/>
          </w:p>
          <w:p w14:paraId="2AC73AD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lacidipín</w:t>
            </w:r>
            <w:proofErr w:type="spellEnd"/>
          </w:p>
          <w:p w14:paraId="38292BB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lercandipín</w:t>
            </w:r>
            <w:proofErr w:type="spellEnd"/>
          </w:p>
          <w:p w14:paraId="1E7FBF2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nifedipín</w:t>
            </w:r>
            <w:proofErr w:type="spellEnd"/>
          </w:p>
          <w:p w14:paraId="25D4748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nitrendipín</w:t>
            </w:r>
            <w:proofErr w:type="spellEnd"/>
          </w:p>
          <w:p w14:paraId="6286946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verapamil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   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883A4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5BDF225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A343AF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0C60E4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91DEA9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BBDA34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52DE7B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D1FE46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B89F36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A66F1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2F5C06D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87E3C8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DE5785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7456A6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D0FED5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371159C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FAF11F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A50502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261F967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24DC838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AAF07F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7D18FD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D87B6F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A82303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F8080C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FD9211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7D8590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04365D3D" w14:textId="77777777" w:rsidTr="003462FB">
        <w:trPr>
          <w:trHeight w:val="262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99A75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847593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beta blokátor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:rsidRPr="00B55B42" w14:paraId="71ABC2B5" w14:textId="77777777" w:rsidTr="003462FB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3A0DD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5EFE81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4B56418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atenolol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71CA76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betaxolol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14E8EE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DCC28A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celiprolol</w:t>
            </w:r>
            <w:proofErr w:type="spellEnd"/>
          </w:p>
          <w:p w14:paraId="0C3F68A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esmololol</w:t>
            </w:r>
            <w:proofErr w:type="spellEnd"/>
          </w:p>
          <w:p w14:paraId="779DAE8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karvedilol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73E045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labetalol</w:t>
            </w:r>
            <w:proofErr w:type="spellEnd"/>
          </w:p>
          <w:p w14:paraId="2138F1B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metipranolol</w:t>
            </w:r>
            <w:proofErr w:type="spellEnd"/>
          </w:p>
          <w:p w14:paraId="209CF1C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metoprolol</w:t>
            </w:r>
            <w:proofErr w:type="spellEnd"/>
          </w:p>
          <w:p w14:paraId="3FF487BB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nebivolol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7F75D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03A969E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54F8DF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806238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E8DFA5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7C99E9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CD5EF8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65304C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9EC28D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3E8211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B4B4148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448A3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42337B3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C09E8C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3335172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6C617B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888E4E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6C263C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A7BD9A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C59091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2EBED77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A5D439A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16F7547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296F69A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23566D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5B715E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BD029E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BE4DE8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639F02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7BF05D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64F3A9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887322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59CF691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:rsidRPr="00B55B42" w14:paraId="3E9C36D0" w14:textId="77777777" w:rsidTr="003462FB">
        <w:trPr>
          <w:trHeight w:val="224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99622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8E18446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3A7839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diuretikum</w:t>
            </w:r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:rsidRPr="00B55B42" w14:paraId="379BB868" w14:textId="77777777" w:rsidTr="003462FB">
        <w:trPr>
          <w:trHeight w:val="510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FAB0C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81AAE6" w14:textId="77777777" w:rsidR="00F36061" w:rsidRPr="003A7839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6B86149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HCTZ </w:t>
            </w:r>
          </w:p>
          <w:p w14:paraId="11D0D94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lastRenderedPageBreak/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</w:p>
          <w:p w14:paraId="142CF66E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metipamid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687D2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lastRenderedPageBreak/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5BC53D0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8C4440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lastRenderedPageBreak/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C71FF94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6BE77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lastRenderedPageBreak/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2CA58BB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5ED8C9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lastRenderedPageBreak/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537AE5C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2428E50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4FE6FCB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B798A5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lastRenderedPageBreak/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0BC01BF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54BF0A1B" w14:textId="77777777" w:rsidTr="003462FB">
        <w:trPr>
          <w:trHeight w:val="152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E3436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7871" w:type="dxa"/>
            <w:gridSpan w:val="6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1225F1E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B02A2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antagonista </w:t>
            </w:r>
            <w:proofErr w:type="spellStart"/>
            <w:r w:rsidRPr="005B02A2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aldosterónu</w:t>
            </w:r>
            <w:proofErr w:type="spellEnd"/>
            <w:r w:rsidRPr="00C944F8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,</w:t>
            </w:r>
            <w:r w:rsidRPr="00DF63F3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</w:tr>
      <w:tr w:rsidR="00F36061" w14:paraId="1007A849" w14:textId="77777777" w:rsidTr="003462FB">
        <w:trPr>
          <w:trHeight w:val="949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3950F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AA45D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</w:p>
          <w:p w14:paraId="6545A6A3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 xml:space="preserve">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eplerenón</w:t>
            </w:r>
            <w:proofErr w:type="spellEnd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C16A623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finerenón</w:t>
            </w:r>
            <w:proofErr w:type="spellEnd"/>
          </w:p>
          <w:p w14:paraId="4BF06E45" w14:textId="77777777" w:rsidR="00F36061" w:rsidRPr="005B02A2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  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spironolaktón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339EF" w14:textId="77777777" w:rsidR="00F36061" w:rsidRPr="005B02A2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1992831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4BC714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C51D1A2" w14:textId="77777777" w:rsidR="00F36061" w:rsidRPr="00026C0C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419D5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5EBFBC1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C9FDC0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1BC7F2CC" w14:textId="77777777" w:rsidR="00F36061" w:rsidRPr="00026C0C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60BA4D41" w14:textId="77777777" w:rsidR="00F36061" w:rsidRDefault="00F36061" w:rsidP="003462FB">
            <w:pPr>
              <w:rPr>
                <w:rFonts w:ascii="Wingdings" w:eastAsia="Wingdings" w:hAnsi="Wingdings" w:cs="Wingdings"/>
                <w:sz w:val="22"/>
                <w:szCs w:val="22"/>
                <w:lang w:val="cs-CZ"/>
              </w:rPr>
            </w:pPr>
          </w:p>
          <w:p w14:paraId="6632ABF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0FB745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9AB69D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14:paraId="4022B9B3" w14:textId="77777777" w:rsidTr="003462FB">
        <w:trPr>
          <w:trHeight w:val="167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FA9D3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6483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9B2CB10" w14:textId="77777777" w:rsidR="00F36061" w:rsidRPr="00012406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8D185E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iné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, </w:t>
            </w:r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p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rosím uveďte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účinnú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látku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dávkovanie</w:t>
            </w:r>
            <w:proofErr w:type="spellEnd"/>
            <w:r w:rsidRPr="2208CEAD">
              <w:rPr>
                <w:rFonts w:ascii="Calibri" w:hAnsi="Calibri" w:cs="Calibri"/>
                <w:sz w:val="22"/>
                <w:szCs w:val="22"/>
                <w:lang w:val="cs-CZ"/>
              </w:rPr>
              <w:t>: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2B24DC4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</w:tc>
      </w:tr>
      <w:tr w:rsidR="00F36061" w:rsidRPr="00B55B42" w14:paraId="1B0D102C" w14:textId="77777777" w:rsidTr="003462FB">
        <w:trPr>
          <w:trHeight w:val="1871"/>
        </w:trPr>
        <w:tc>
          <w:tcPr>
            <w:tcW w:w="219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AED2F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</w:p>
        </w:tc>
        <w:tc>
          <w:tcPr>
            <w:tcW w:w="25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2A9DFCA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Účinná látka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29FB3FA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doxazosín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6C6638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metyldopa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3E60FA9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metipamid</w:t>
            </w:r>
            <w:proofErr w:type="spellEnd"/>
            <w:r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BF38E66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moxonidín</w:t>
            </w:r>
            <w:proofErr w:type="spellEnd"/>
            <w:r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9AACE3F" w14:textId="77777777" w:rsidR="00F36061" w:rsidRPr="005B02A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rilmenidín</w:t>
            </w:r>
            <w:proofErr w:type="spellEnd"/>
            <w:r w:rsidRPr="005B02A2"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8B73602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    </w:t>
            </w:r>
            <w:r w:rsidRPr="005B02A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 w:rsidRPr="005B02A2">
              <w:rPr>
                <w:rFonts w:ascii="Calibri" w:hAnsi="Calibri" w:cs="Calibri"/>
                <w:sz w:val="22"/>
                <w:szCs w:val="22"/>
                <w:lang w:val="cs-CZ"/>
              </w:rPr>
              <w:t>urapidil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FAC83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43AA09D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D4928E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AB2A93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3127C8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73FD67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713F03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4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27AE5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4B6156A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7046AFC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62D2D82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4DBA850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  <w:p w14:paraId="078DBD2D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R: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O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035463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V</w:t>
            </w:r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</w:tcBorders>
            <w:vAlign w:val="center"/>
          </w:tcPr>
          <w:p w14:paraId="639F2F3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6CE2BF2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1CBE5C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63BD0F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FCBCE3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8B23EC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91F9112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:rsidRPr="00B55B42" w14:paraId="57945603" w14:textId="77777777" w:rsidTr="003462FB">
        <w:trPr>
          <w:trHeight w:val="510"/>
        </w:trPr>
        <w:tc>
          <w:tcPr>
            <w:tcW w:w="2194" w:type="dxa"/>
            <w:vAlign w:val="center"/>
          </w:tcPr>
          <w:p w14:paraId="5F32170A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Fixné kombinácie 2 antihypertenzív </w:t>
            </w:r>
          </w:p>
          <w:p w14:paraId="1FAAB72C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2795" w:type="dxa"/>
            <w:gridSpan w:val="2"/>
            <w:tcBorders>
              <w:right w:val="nil"/>
            </w:tcBorders>
            <w:vAlign w:val="center"/>
          </w:tcPr>
          <w:p w14:paraId="7341D2F8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3F4778F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amilorid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 </w:t>
            </w:r>
          </w:p>
          <w:p w14:paraId="33F7915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B8F7DA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Del="00D12578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AD3B78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7354DD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fosinopril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52F77AE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irbesartan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7B33F03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kandesartan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1293ACE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amlodipine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465CC68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lisinopril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7037F94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2E62543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losartan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0D4653F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nebivolol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E111B1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5148A60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 w:rsidDel="00C0465A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6B15691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quinapril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2F6DE42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25D5D68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bisoprolol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1793BB4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ramipril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1984828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0B8FAEC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telmisartan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>/ HCTZ</w:t>
            </w:r>
          </w:p>
          <w:p w14:paraId="22303A2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trandolapril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verapamil</w:t>
            </w:r>
            <w:proofErr w:type="spellEnd"/>
          </w:p>
          <w:p w14:paraId="2F3365F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61DBD4B3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</w:tc>
        <w:tc>
          <w:tcPr>
            <w:tcW w:w="1559" w:type="dxa"/>
            <w:gridSpan w:val="2"/>
            <w:tcBorders>
              <w:left w:val="nil"/>
              <w:right w:val="nil"/>
            </w:tcBorders>
            <w:vAlign w:val="center"/>
          </w:tcPr>
          <w:p w14:paraId="497BCFA9" w14:textId="77777777" w:rsidR="00F36061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Dávka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 / </w:t>
            </w:r>
            <w:proofErr w:type="spellStart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bl</w:t>
            </w:r>
            <w:proofErr w:type="spellEnd"/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:</w:t>
            </w:r>
          </w:p>
          <w:p w14:paraId="2DDA712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034523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243E34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172CA9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BD3251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3E422D6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BD4D10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E633EF2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4072C87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E81757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17852AB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AC4239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197314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04A323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5974E4A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475F33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C005AD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4AA16D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C3A1DA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0C8F6AD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7502097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6A326B9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  <w:p w14:paraId="2B55F9F0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/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>|__|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mg</w:t>
            </w:r>
          </w:p>
        </w:tc>
        <w:tc>
          <w:tcPr>
            <w:tcW w:w="2129" w:type="dxa"/>
            <w:tcBorders>
              <w:left w:val="nil"/>
              <w:right w:val="nil"/>
            </w:tcBorders>
            <w:vAlign w:val="center"/>
          </w:tcPr>
          <w:p w14:paraId="1C62389E" w14:textId="77777777" w:rsidR="00F36061" w:rsidRPr="005B02A2" w:rsidRDefault="00F36061" w:rsidP="003462FB">
            <w:pPr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</w:pPr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t xml:space="preserve">Počet užitých </w:t>
            </w:r>
            <w:proofErr w:type="spellStart"/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t>tabliet</w:t>
            </w:r>
            <w:proofErr w:type="spellEnd"/>
            <w:r w:rsidRPr="005B02A2">
              <w:rPr>
                <w:rFonts w:ascii="Calibri" w:hAnsi="Calibri" w:cs="Calibri"/>
                <w:b/>
                <w:bCs/>
                <w:sz w:val="21"/>
                <w:szCs w:val="21"/>
                <w:lang w:val="cs-CZ"/>
              </w:rPr>
              <w:t>:</w:t>
            </w:r>
          </w:p>
          <w:p w14:paraId="7F22C35C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73ADA8F0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6836FD71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0A5B471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008051B" w14:textId="77777777" w:rsidR="00F36061" w:rsidRPr="005C3C3A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EB89D2D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B727BF3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6209E062" w14:textId="77777777" w:rsidR="00F36061" w:rsidRPr="005C3C3A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2FF1F7E7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70C02CC3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782187F" w14:textId="77777777" w:rsidR="00F36061" w:rsidRPr="005C3C3A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74F289F0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7A2B92C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58A67F8F" w14:textId="77777777" w:rsidR="00F36061" w:rsidRPr="005C3C3A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6788218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582390D5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67782B78" w14:textId="77777777" w:rsidR="00F36061" w:rsidRPr="005C3C3A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828909C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740675F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CCA71EB" w14:textId="77777777" w:rsidR="00F36061" w:rsidRPr="005C3C3A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1D810603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79D0590F" w14:textId="77777777" w:rsidR="00F36061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48F58896" w14:textId="77777777" w:rsidR="00F36061" w:rsidRPr="005C3C3A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  <w:p w14:paraId="0E85D12A" w14:textId="77777777" w:rsidR="00F36061" w:rsidRPr="005C3C3A" w:rsidRDefault="00F36061" w:rsidP="003462FB">
            <w:pPr>
              <w:spacing w:line="252" w:lineRule="auto"/>
              <w:rPr>
                <w:rFonts w:ascii="Calibri" w:hAnsi="Calibri" w:cs="Calibri"/>
                <w:sz w:val="20"/>
                <w:szCs w:val="20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</w:p>
        </w:tc>
        <w:tc>
          <w:tcPr>
            <w:tcW w:w="1388" w:type="dxa"/>
            <w:tcBorders>
              <w:left w:val="nil"/>
            </w:tcBorders>
            <w:vAlign w:val="center"/>
          </w:tcPr>
          <w:p w14:paraId="3EB5F699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</w:p>
          <w:p w14:paraId="65C22A3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4DA69A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A1323A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B4C63B0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7C99277B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A8CA40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07C79AE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254CE5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A7CE068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3B9D8D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BC06887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3F76D444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4CBA0AA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83742E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B0E14B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63CD1C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66485BF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00FDE88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27CF5BC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90123CF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BC78FDC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51E6AA03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  <w:p w14:paraId="19150CAF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:rsidRPr="00B55B42" w14:paraId="7509ECAB" w14:textId="77777777" w:rsidTr="003462FB">
        <w:trPr>
          <w:trHeight w:val="510"/>
        </w:trPr>
        <w:tc>
          <w:tcPr>
            <w:tcW w:w="2194" w:type="dxa"/>
            <w:vAlign w:val="center"/>
          </w:tcPr>
          <w:p w14:paraId="70B49305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Fixné kombinácie 3 antihypertenzív </w:t>
            </w:r>
          </w:p>
          <w:p w14:paraId="5A79102A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vAlign w:val="center"/>
          </w:tcPr>
          <w:p w14:paraId="716E03EE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2499B826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</w:p>
          <w:p w14:paraId="383A58DB" w14:textId="77777777" w:rsidR="00F36061" w:rsidRPr="00347CE9" w:rsidRDefault="00F36061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316F953D" w14:textId="77777777" w:rsidR="00F36061" w:rsidRPr="00D12578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20BD0A2C" w14:textId="77777777" w:rsidR="00F36061" w:rsidRPr="00026C0C" w:rsidRDefault="00F36061" w:rsidP="003462FB">
            <w:pPr>
              <w:rPr>
                <w:rFonts w:ascii="Wingdings" w:eastAsia="Wingdings" w:hAnsi="Wingdings" w:cs="Wingdings"/>
                <w:sz w:val="12"/>
                <w:szCs w:val="12"/>
                <w:lang w:val="cs-CZ"/>
              </w:rPr>
            </w:pPr>
          </w:p>
          <w:p w14:paraId="0F3BF8A1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indapamid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0ABDE646" w14:textId="77777777" w:rsidR="00F36061" w:rsidRPr="00347CE9" w:rsidRDefault="00F36061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3237BE3B" w14:textId="77777777" w:rsidR="00F36061" w:rsidRPr="00D12578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1F89BD1F" w14:textId="77777777" w:rsidR="00F36061" w:rsidRPr="00347CE9" w:rsidRDefault="00F36061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02290005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valsartan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79F2644E" w14:textId="77777777" w:rsidR="00F36061" w:rsidRPr="00347CE9" w:rsidRDefault="00F36061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62FEEFC9" w14:textId="77777777" w:rsidR="00F36061" w:rsidRPr="00D12578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6941CE8E" w14:textId="77777777" w:rsidR="00F36061" w:rsidRPr="00347CE9" w:rsidRDefault="00F36061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1C9E03F1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  <w:tr w:rsidR="00F36061" w:rsidRPr="00B55B42" w14:paraId="58E5FA48" w14:textId="77777777" w:rsidTr="003462FB">
        <w:trPr>
          <w:trHeight w:val="510"/>
        </w:trPr>
        <w:tc>
          <w:tcPr>
            <w:tcW w:w="2194" w:type="dxa"/>
            <w:vAlign w:val="center"/>
          </w:tcPr>
          <w:p w14:paraId="18C95E33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lastRenderedPageBreak/>
              <w:t>Fixné kombinácie antihypertenzív a hypolipidemík</w:t>
            </w:r>
          </w:p>
          <w:p w14:paraId="002F8A98" w14:textId="77777777" w:rsidR="00F36061" w:rsidRDefault="00F36061" w:rsidP="003462FB">
            <w:pP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možnosť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výberu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viacerých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možností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7871" w:type="dxa"/>
            <w:gridSpan w:val="6"/>
            <w:vAlign w:val="center"/>
          </w:tcPr>
          <w:p w14:paraId="3AE4A84F" w14:textId="77777777" w:rsidR="00F36061" w:rsidRPr="005A513D" w:rsidRDefault="00F36061" w:rsidP="003462FB">
            <w:pP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Účinné látky</w:t>
            </w:r>
            <w:r w:rsidRPr="005A513D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     </w:t>
            </w:r>
          </w:p>
          <w:p w14:paraId="7119B64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atorvastatín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02732A13" w14:textId="77777777" w:rsidR="00F36061" w:rsidRPr="002E0838" w:rsidRDefault="00F36061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1721D1AE" w14:textId="77777777" w:rsidR="00F36061" w:rsidRPr="00D12578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0775AB3A" w14:textId="77777777" w:rsidR="00F36061" w:rsidRPr="002E0838" w:rsidRDefault="00F36061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48367E3A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atorvastatín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amlodipín</w:t>
            </w:r>
            <w:proofErr w:type="spellEnd"/>
          </w:p>
          <w:p w14:paraId="6D954CB6" w14:textId="77777777" w:rsidR="00F36061" w:rsidRPr="00347CE9" w:rsidRDefault="00F36061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13ACD390" w14:textId="77777777" w:rsidR="00F36061" w:rsidRPr="00D12578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683CEEF0" w14:textId="77777777" w:rsidR="00F36061" w:rsidRPr="00347CE9" w:rsidRDefault="00F36061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04A74CCD" w14:textId="77777777" w:rsidR="00F36061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rosuvastatín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perindopril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HCTZ</w:t>
            </w:r>
          </w:p>
          <w:p w14:paraId="2139FF42" w14:textId="77777777" w:rsidR="00F36061" w:rsidRPr="00347CE9" w:rsidRDefault="00F36061" w:rsidP="003462FB">
            <w:pPr>
              <w:rPr>
                <w:rFonts w:ascii="Calibri" w:hAnsi="Calibri" w:cs="Calibri"/>
                <w:sz w:val="6"/>
                <w:szCs w:val="6"/>
                <w:lang w:val="cs-CZ"/>
              </w:rPr>
            </w:pPr>
          </w:p>
          <w:p w14:paraId="490255F3" w14:textId="77777777" w:rsidR="00F36061" w:rsidRPr="00D12578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Dávka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/</w:t>
            </w:r>
            <w:proofErr w:type="spellStart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bl</w:t>
            </w:r>
            <w:proofErr w:type="spellEnd"/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: 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>|__|/|__|/|__| mg</w:t>
            </w:r>
            <w:r w:rsidRPr="00347CE9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 xml:space="preserve"> 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Počet užitých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tabliet</w:t>
            </w:r>
            <w:proofErr w:type="spellEnd"/>
            <w:r w:rsidRPr="00012406"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cs-CZ"/>
              </w:rPr>
              <w:t>R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O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 </w:t>
            </w:r>
            <w:r w:rsidRPr="005B02A2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V</w:t>
            </w:r>
            <w:r w:rsidRPr="005C3C3A">
              <w:rPr>
                <w:rFonts w:ascii="Calibri" w:hAnsi="Calibri" w:cs="Calibri"/>
                <w:b/>
                <w:bCs/>
                <w:sz w:val="20"/>
                <w:szCs w:val="20"/>
                <w:lang w:val="cs-CZ"/>
              </w:rPr>
              <w:t>:</w:t>
            </w:r>
            <w:r w:rsidRPr="005C3C3A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|__|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 w:rsidRPr="00347CE9">
              <w:rPr>
                <w:rFonts w:ascii="Wingdings" w:eastAsia="Wingdings" w:hAnsi="Wingdings" w:cs="Wingdings"/>
                <w:sz w:val="20"/>
                <w:szCs w:val="20"/>
                <w:lang w:val="cs-CZ"/>
              </w:rPr>
              <w:t></w:t>
            </w:r>
            <w:r w:rsidRPr="00347CE9">
              <w:rPr>
                <w:rFonts w:ascii="Calibri" w:hAnsi="Calibri" w:cs="Calibri"/>
                <w:sz w:val="20"/>
                <w:szCs w:val="20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  <w:lang w:val="cs-CZ"/>
              </w:rPr>
              <w:t>neznáme</w:t>
            </w:r>
          </w:p>
          <w:p w14:paraId="79A83659" w14:textId="77777777" w:rsidR="00F36061" w:rsidRPr="00347CE9" w:rsidRDefault="00F36061" w:rsidP="003462FB">
            <w:pPr>
              <w:rPr>
                <w:rFonts w:ascii="Calibri" w:hAnsi="Calibri" w:cs="Calibri"/>
                <w:sz w:val="10"/>
                <w:szCs w:val="10"/>
                <w:lang w:val="cs-CZ"/>
              </w:rPr>
            </w:pPr>
          </w:p>
          <w:p w14:paraId="4539E3D3" w14:textId="77777777" w:rsidR="00F36061" w:rsidRPr="00B55B42" w:rsidRDefault="00F36061" w:rsidP="003462FB">
            <w:pPr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Wingdings" w:eastAsia="Wingdings" w:hAnsi="Wingdings" w:cs="Wingdings"/>
                <w:sz w:val="22"/>
                <w:szCs w:val="22"/>
                <w:lang w:val="cs-CZ"/>
              </w:rPr>
              <w:t>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>neznáme</w:t>
            </w:r>
          </w:p>
        </w:tc>
      </w:tr>
    </w:tbl>
    <w:p w14:paraId="06FCAD4A" w14:textId="77777777" w:rsidR="00F36061" w:rsidRPr="00B55B42" w:rsidRDefault="00F36061" w:rsidP="00D73727">
      <w:pPr>
        <w:pStyle w:val="BodyText3"/>
        <w:widowControl w:val="0"/>
        <w:spacing w:after="0"/>
        <w:jc w:val="both"/>
        <w:rPr>
          <w:i/>
          <w:sz w:val="21"/>
          <w:szCs w:val="21"/>
          <w:lang w:val="cs-CZ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95"/>
        <w:gridCol w:w="6970"/>
      </w:tblGrid>
      <w:tr w:rsidR="00B76DC4" w:rsidRPr="00B55B42" w14:paraId="3EE5CE9C" w14:textId="77777777" w:rsidTr="004D34D3">
        <w:trPr>
          <w:trHeight w:val="510"/>
        </w:trPr>
        <w:tc>
          <w:tcPr>
            <w:tcW w:w="10065" w:type="dxa"/>
            <w:gridSpan w:val="2"/>
            <w:shd w:val="clear" w:color="auto" w:fill="808080"/>
            <w:vAlign w:val="center"/>
          </w:tcPr>
          <w:p w14:paraId="62F07C84" w14:textId="0104C5CE" w:rsidR="00B76DC4" w:rsidRPr="00B55B42" w:rsidRDefault="00505E6C" w:rsidP="004D34D3">
            <w:pPr>
              <w:jc w:val="center"/>
              <w:rPr>
                <w:rFonts w:ascii="Calibri" w:hAnsi="Calibri" w:cs="Calibri"/>
                <w:sz w:val="28"/>
                <w:szCs w:val="28"/>
                <w:lang w:val="cs-CZ"/>
              </w:rPr>
            </w:pP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Návšteva 2</w:t>
            </w:r>
            <w:r w:rsidRPr="00B55B42"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 xml:space="preserve"> – </w:t>
            </w:r>
            <w:r>
              <w:rPr>
                <w:rFonts w:ascii="Calibri" w:hAnsi="Calibri" w:cs="Calibri"/>
                <w:b/>
                <w:smallCaps/>
                <w:noProof/>
                <w:sz w:val="28"/>
                <w:szCs w:val="28"/>
                <w:lang w:val="cs-CZ"/>
              </w:rPr>
              <w:t>Koniec návštevy</w:t>
            </w:r>
          </w:p>
        </w:tc>
      </w:tr>
      <w:tr w:rsidR="00505E6C" w:rsidRPr="00B55B42" w14:paraId="67527160" w14:textId="77777777" w:rsidTr="004D34D3">
        <w:trPr>
          <w:trHeight w:val="63"/>
        </w:trPr>
        <w:tc>
          <w:tcPr>
            <w:tcW w:w="3095" w:type="dxa"/>
            <w:vAlign w:val="center"/>
          </w:tcPr>
          <w:p w14:paraId="11341DC7" w14:textId="2879EF6F" w:rsidR="00505E6C" w:rsidRPr="00B55B42" w:rsidRDefault="00505E6C" w:rsidP="00505E6C">
            <w:pPr>
              <w:tabs>
                <w:tab w:val="left" w:pos="1813"/>
              </w:tabs>
              <w:rPr>
                <w:rFonts w:ascii="Calibri" w:hAnsi="Calibri"/>
                <w:sz w:val="16"/>
                <w:szCs w:val="16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 xml:space="preserve">Subjekt riadne ukončil účasť? </w:t>
            </w:r>
          </w:p>
        </w:tc>
        <w:tc>
          <w:tcPr>
            <w:tcW w:w="6970" w:type="dxa"/>
            <w:vAlign w:val="center"/>
          </w:tcPr>
          <w:p w14:paraId="17670C60" w14:textId="6E75C892" w:rsidR="00505E6C" w:rsidRPr="00B55B42" w:rsidRDefault="00505E6C" w:rsidP="00505E6C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áno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                               </w:t>
            </w:r>
            <w:r w:rsidRPr="00B55B42">
              <w:rPr>
                <w:rFonts w:ascii="Calibri" w:hAnsi="Calibri" w:cs="Calibri"/>
                <w:smallCaps/>
                <w:sz w:val="4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nie</w:t>
            </w:r>
            <w:proofErr w:type="spellEnd"/>
            <w:r w:rsidRPr="00B55B42">
              <w:rPr>
                <w:rFonts w:ascii="Calibri" w:hAnsi="Calibri" w:cs="Calibri"/>
                <w:smallCaps/>
                <w:sz w:val="22"/>
                <w:szCs w:val="22"/>
                <w:lang w:val="cs-CZ"/>
              </w:rPr>
              <w:t xml:space="preserve">       </w:t>
            </w:r>
          </w:p>
        </w:tc>
      </w:tr>
      <w:tr w:rsidR="00505E6C" w:rsidRPr="00B55B42" w14:paraId="3DD41AAC" w14:textId="77777777" w:rsidTr="004D34D3">
        <w:trPr>
          <w:trHeight w:val="63"/>
        </w:trPr>
        <w:tc>
          <w:tcPr>
            <w:tcW w:w="3095" w:type="dxa"/>
            <w:vAlign w:val="center"/>
          </w:tcPr>
          <w:p w14:paraId="0B835EB0" w14:textId="77777777" w:rsidR="00505E6C" w:rsidRPr="00B55B42" w:rsidRDefault="00505E6C" w:rsidP="00505E6C">
            <w:pP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</w:pPr>
            <w:r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  <w:t>Dôvod predčasného ukončenia účasti subjektu</w:t>
            </w:r>
          </w:p>
          <w:p w14:paraId="4D8F66F5" w14:textId="49D43A3D" w:rsidR="00505E6C" w:rsidRPr="00B55B42" w:rsidRDefault="00505E6C" w:rsidP="00505E6C">
            <w:pPr>
              <w:tabs>
                <w:tab w:val="left" w:pos="1813"/>
              </w:tabs>
              <w:rPr>
                <w:rFonts w:ascii="Calibri" w:hAnsi="Calibri" w:cs="Calibri"/>
                <w:smallCaps/>
                <w:noProof/>
                <w:sz w:val="22"/>
                <w:szCs w:val="22"/>
                <w:lang w:val="cs-CZ"/>
              </w:rPr>
            </w:pPr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zobrazí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sa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,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ak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je uvedené „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nie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“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pre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>predchádzajúcu</w:t>
            </w:r>
            <w:proofErr w:type="spellEnd"/>
            <w:r>
              <w:rPr>
                <w:rFonts w:ascii="Calibri" w:hAnsi="Calibri" w:cs="Calibri"/>
                <w:i/>
                <w:color w:val="0070C0"/>
                <w:sz w:val="21"/>
                <w:szCs w:val="22"/>
                <w:lang w:val="cs-CZ"/>
              </w:rPr>
              <w:t xml:space="preserve"> otázku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sz w:val="21"/>
                <w:szCs w:val="22"/>
                <w:lang w:val="cs-CZ"/>
              </w:rPr>
              <w:t xml:space="preserve">                </w:t>
            </w:r>
            <w:r w:rsidRPr="00B55B42">
              <w:rPr>
                <w:rFonts w:ascii="Calibri" w:hAnsi="Calibri" w:cs="Calibri"/>
                <w:sz w:val="2"/>
                <w:szCs w:val="4"/>
                <w:lang w:val="cs-CZ"/>
              </w:rPr>
              <w:t xml:space="preserve">   </w:t>
            </w:r>
            <w:r w:rsidRPr="00B55B42">
              <w:rPr>
                <w:rFonts w:ascii="Calibri" w:hAnsi="Calibri" w:cs="Calibri"/>
                <w:i/>
                <w:smallCaps/>
                <w:sz w:val="22"/>
                <w:szCs w:val="22"/>
                <w:lang w:val="cs-CZ"/>
              </w:rPr>
              <w:t xml:space="preserve">    </w:t>
            </w:r>
          </w:p>
        </w:tc>
        <w:tc>
          <w:tcPr>
            <w:tcW w:w="6970" w:type="dxa"/>
            <w:vAlign w:val="center"/>
          </w:tcPr>
          <w:p w14:paraId="20F56FE6" w14:textId="77777777" w:rsidR="00505E6C" w:rsidRPr="00B55B42" w:rsidRDefault="00505E6C" w:rsidP="00505E6C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subjekt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neprišiel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na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Návštevu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2</w:t>
            </w:r>
          </w:p>
          <w:p w14:paraId="02D29CE8" w14:textId="77777777" w:rsidR="00505E6C" w:rsidRPr="00B55B42" w:rsidRDefault="00505E6C" w:rsidP="00505E6C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subjekt odvolal informovaný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súhlas</w:t>
            </w:r>
            <w:proofErr w:type="spellEnd"/>
          </w:p>
          <w:p w14:paraId="64DA154B" w14:textId="77777777" w:rsidR="00505E6C" w:rsidRPr="00B55B42" w:rsidRDefault="00505E6C" w:rsidP="00505E6C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účasť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subjektu ukončená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skúšajúcim</w:t>
            </w:r>
            <w:proofErr w:type="spellEnd"/>
          </w:p>
          <w:p w14:paraId="7A7A3870" w14:textId="1D6FD41D" w:rsidR="00505E6C" w:rsidRPr="00B52E3B" w:rsidRDefault="00505E6C" w:rsidP="00505E6C">
            <w:pPr>
              <w:autoSpaceDE w:val="0"/>
              <w:autoSpaceDN w:val="0"/>
              <w:adjustRightInd w:val="0"/>
              <w:spacing w:line="276" w:lineRule="auto"/>
              <w:rPr>
                <w:rFonts w:ascii="Calibri" w:hAnsi="Calibri" w:cs="Calibri"/>
                <w:sz w:val="22"/>
                <w:szCs w:val="22"/>
                <w:lang w:val="cs-CZ"/>
              </w:rPr>
            </w:pP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sym w:font="Wingdings" w:char="F06F"/>
            </w:r>
            <w:r w:rsidRPr="00B55B42"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účasť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subjektu ukončená etickou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komisiou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/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regulačným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cs-CZ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cs-CZ"/>
              </w:rPr>
              <w:t>úradom</w:t>
            </w:r>
            <w:proofErr w:type="spellEnd"/>
          </w:p>
        </w:tc>
      </w:tr>
    </w:tbl>
    <w:p w14:paraId="5D439E5F" w14:textId="77777777" w:rsidR="00FD5E3C" w:rsidRPr="00505E6C" w:rsidRDefault="00FD5E3C" w:rsidP="003A3605">
      <w:pPr>
        <w:jc w:val="both"/>
        <w:rPr>
          <w:rFonts w:asciiTheme="minorHAnsi" w:hAnsiTheme="minorHAnsi" w:cstheme="minorHAnsi"/>
          <w:bCs/>
          <w:color w:val="000000"/>
          <w:lang w:val="cs-CZ"/>
        </w:rPr>
      </w:pPr>
    </w:p>
    <w:p w14:paraId="0DCD8ED5" w14:textId="7EDB9C05" w:rsidR="00F36061" w:rsidRPr="00D1012A" w:rsidRDefault="00F36061" w:rsidP="00F36061">
      <w:pPr>
        <w:jc w:val="both"/>
        <w:rPr>
          <w:rFonts w:ascii="Calibri" w:hAnsi="Calibri" w:cs="Calibri"/>
          <w:bCs/>
          <w:color w:val="000000"/>
          <w:sz w:val="22"/>
          <w:szCs w:val="22"/>
          <w:lang w:val="cs-CZ"/>
        </w:rPr>
      </w:pPr>
      <w:commentRangeStart w:id="9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V</w:t>
      </w:r>
      <w:commentRangeEnd w:id="9"/>
      <w:r w:rsidR="00E11367">
        <w:rPr>
          <w:rStyle w:val="CommentReference"/>
        </w:rPr>
        <w:commentReference w:id="9"/>
      </w:r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 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prípade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nežiaducich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="001C4C48" w:rsidRPr="00E62692">
        <w:rPr>
          <w:rFonts w:ascii="Calibri" w:hAnsi="Calibri" w:cs="Calibri"/>
          <w:bCs/>
          <w:color w:val="000000"/>
          <w:sz w:val="22"/>
          <w:szCs w:val="22"/>
          <w:highlight w:val="yellow"/>
          <w:lang w:val="cs-CZ"/>
        </w:rPr>
        <w:t>udalostí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,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alebo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nižšie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uvedených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špeciálnych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situácií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*,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súvisiacich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s podávanými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liečivými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prípravkami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by </w:t>
      </w:r>
      <w:proofErr w:type="spellStart"/>
      <w:proofErr w:type="gram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mal</w:t>
      </w:r>
      <w:proofErr w:type="spellEnd"/>
      <w:proofErr w:type="gram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byť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upovedomený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Štátny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ústav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pre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kontrolu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liečiv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(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Sekcia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klinického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skúšania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liekov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a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farmakovigilancie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,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Kvetná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11, 825 08 Bratislava, tel. číslo: +421 2 5070 1206, e-mail: neziaduce.ucinky@sukl.sk.)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Formulár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hlásenia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nežiaducej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reakcie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je dostupný na </w:t>
      </w:r>
      <w:hyperlink r:id="rId20" w:history="1">
        <w:r w:rsidRPr="00D1012A">
          <w:rPr>
            <w:rStyle w:val="Hyperlink"/>
            <w:rFonts w:ascii="Calibri" w:hAnsi="Calibri" w:cs="Calibri"/>
            <w:bCs/>
            <w:sz w:val="22"/>
            <w:szCs w:val="22"/>
            <w:lang w:val="cs-CZ"/>
          </w:rPr>
          <w:t>www.sukl.sk</w:t>
        </w:r>
      </w:hyperlink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v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sekcii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>“</w:t>
      </w:r>
      <w:proofErr w:type="spellStart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>Bezpečnosť</w:t>
      </w:r>
      <w:proofErr w:type="spellEnd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>liekov</w:t>
      </w:r>
      <w:proofErr w:type="spellEnd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>/</w:t>
      </w:r>
      <w:proofErr w:type="spellStart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>Hlásenie</w:t>
      </w:r>
      <w:proofErr w:type="spellEnd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 xml:space="preserve"> o </w:t>
      </w:r>
      <w:proofErr w:type="spellStart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>nežiaducich</w:t>
      </w:r>
      <w:proofErr w:type="spellEnd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>účinkoch</w:t>
      </w:r>
      <w:proofErr w:type="spellEnd"/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>”</w:t>
      </w:r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. Elektr</w:t>
      </w:r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o</w:t>
      </w:r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nické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hlásenie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proofErr w:type="gram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môže</w:t>
      </w:r>
      <w:proofErr w:type="spellEnd"/>
      <w:proofErr w:type="gram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byť vykonané na </w:t>
      </w:r>
      <w:hyperlink r:id="rId21" w:history="1">
        <w:r w:rsidRPr="00D1012A">
          <w:rPr>
            <w:rStyle w:val="Hyperlink"/>
            <w:rFonts w:ascii="Calibri" w:hAnsi="Calibri" w:cs="Calibri"/>
            <w:bCs/>
            <w:sz w:val="22"/>
            <w:szCs w:val="22"/>
            <w:lang w:val="cs-CZ"/>
          </w:rPr>
          <w:t>https://portal.sukl.sk/eskadra/</w:t>
        </w:r>
      </w:hyperlink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a/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alebo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zaslané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držiteľovi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rozhodnutia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o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registrácii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príslušného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prípravku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. </w:t>
      </w:r>
    </w:p>
    <w:p w14:paraId="21ED3F6C" w14:textId="5C0E37E8" w:rsidR="00F36061" w:rsidRPr="00D1012A" w:rsidRDefault="00F36061" w:rsidP="00F36061">
      <w:pPr>
        <w:jc w:val="both"/>
        <w:rPr>
          <w:rFonts w:ascii="Calibri" w:hAnsi="Calibri" w:cs="Calibri"/>
          <w:bCs/>
          <w:color w:val="000000"/>
          <w:sz w:val="22"/>
          <w:szCs w:val="22"/>
          <w:lang w:val="cs-CZ"/>
        </w:rPr>
      </w:pPr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V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prípade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prípravkov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vyrábaných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spoločnosťou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SERVIER, prosím vyplňte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formulár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 xml:space="preserve">“Reporting </w:t>
      </w:r>
      <w:proofErr w:type="spellStart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>Form</w:t>
      </w:r>
      <w:proofErr w:type="spellEnd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>for</w:t>
      </w:r>
      <w:proofErr w:type="spellEnd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>Adverse</w:t>
      </w:r>
      <w:proofErr w:type="spellEnd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>Events</w:t>
      </w:r>
      <w:proofErr w:type="spellEnd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 xml:space="preserve"> (AE) </w:t>
      </w:r>
      <w:proofErr w:type="spellStart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>or</w:t>
      </w:r>
      <w:proofErr w:type="spellEnd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>Special</w:t>
      </w:r>
      <w:proofErr w:type="spellEnd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>Situations</w:t>
      </w:r>
      <w:proofErr w:type="spellEnd"/>
      <w:r w:rsidRPr="00D1012A">
        <w:rPr>
          <w:rFonts w:ascii="Calibri" w:hAnsi="Calibri" w:cs="Calibri"/>
          <w:bCs/>
          <w:i/>
          <w:iCs/>
          <w:color w:val="000000"/>
          <w:sz w:val="22"/>
          <w:szCs w:val="22"/>
          <w:lang w:val="cs-CZ"/>
        </w:rPr>
        <w:t xml:space="preserve"> (SS)”</w:t>
      </w:r>
      <w:r w:rsidRPr="00D1012A">
        <w:rPr>
          <w:rFonts w:ascii="Calibri" w:hAnsi="Calibri" w:cs="Calibri"/>
          <w:bCs/>
          <w:i/>
          <w:color w:val="000000"/>
          <w:sz w:val="22"/>
          <w:szCs w:val="22"/>
          <w:lang w:val="cs-CZ"/>
        </w:rPr>
        <w:t xml:space="preserve"> </w:t>
      </w:r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a tento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zašlite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na </w:t>
      </w:r>
      <w:hyperlink r:id="rId22" w:history="1">
        <w:r w:rsidR="00D1012A" w:rsidRPr="00D1012A">
          <w:rPr>
            <w:rStyle w:val="Hyperlink"/>
            <w:rFonts w:ascii="Calibri" w:hAnsi="Calibri" w:cs="Calibri"/>
            <w:bCs/>
            <w:sz w:val="22"/>
            <w:szCs w:val="22"/>
            <w:lang w:val="cs-CZ"/>
          </w:rPr>
          <w:t>jan.micanko@karatnet.com</w:t>
        </w:r>
      </w:hyperlink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(a na </w:t>
      </w:r>
      <w:r w:rsidR="000B3294" w:rsidRPr="000B3294">
        <w:rPr>
          <w:rStyle w:val="Hyperlink"/>
          <w:rFonts w:ascii="Calibri" w:hAnsi="Calibri" w:cs="Calibri"/>
          <w:bCs/>
          <w:sz w:val="22"/>
          <w:szCs w:val="22"/>
          <w:lang w:val="cs-CZ"/>
        </w:rPr>
        <w:t>vigilancia-sk@servier.com</w:t>
      </w:r>
      <w:r w:rsidR="00D1012A" w:rsidRPr="00D1012A">
        <w:rPr>
          <w:rFonts w:ascii="Calibri" w:hAnsi="Calibri" w:cs="Calibri"/>
          <w:sz w:val="22"/>
          <w:szCs w:val="22"/>
        </w:rPr>
        <w:t xml:space="preserve"> v </w:t>
      </w:r>
      <w:proofErr w:type="spellStart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kópii</w:t>
      </w:r>
      <w:proofErr w:type="spellEnd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)</w:t>
      </w:r>
      <w:r w:rsidR="00D1012A" w:rsidRPr="00D1012A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="00356961" w:rsidRPr="00356961">
        <w:rPr>
          <w:rFonts w:ascii="Calibri" w:hAnsi="Calibri" w:cs="Calibri"/>
          <w:bCs/>
          <w:color w:val="000000"/>
          <w:sz w:val="22"/>
          <w:szCs w:val="22"/>
          <w:highlight w:val="yellow"/>
          <w:lang w:val="cs-CZ"/>
        </w:rPr>
        <w:t>Udalosť</w:t>
      </w:r>
      <w:proofErr w:type="spellEnd"/>
      <w:r w:rsidR="00356961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môžete</w:t>
      </w:r>
      <w:proofErr w:type="spellEnd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nahlásiť</w:t>
      </w:r>
      <w:proofErr w:type="spellEnd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gramStart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aj 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Oddeleni</w:t>
      </w:r>
      <w:r w:rsidR="002B1237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u</w:t>
      </w:r>
      <w:proofErr w:type="spellEnd"/>
      <w:proofErr w:type="gram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farmakovigilancie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spoločnosti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proofErr w:type="spellStart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Servier</w:t>
      </w:r>
      <w:proofErr w:type="spellEnd"/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Slovensko, spol. s r.o.</w:t>
      </w:r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, </w:t>
      </w:r>
      <w:proofErr w:type="spellStart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prípadne</w:t>
      </w:r>
      <w:proofErr w:type="spellEnd"/>
      <w:r w:rsidR="00D1012A"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 xml:space="preserve"> </w:t>
      </w:r>
      <w:r w:rsidRPr="00D1012A">
        <w:rPr>
          <w:rFonts w:ascii="Calibri" w:hAnsi="Calibri" w:cs="Calibri"/>
          <w:bCs/>
          <w:color w:val="000000"/>
          <w:sz w:val="22"/>
          <w:szCs w:val="22"/>
          <w:lang w:val="cs-CZ"/>
        </w:rPr>
        <w:t>telefonicky na: +421 905 898 680.</w:t>
      </w:r>
    </w:p>
    <w:p w14:paraId="24F48188" w14:textId="77777777" w:rsidR="003A3605" w:rsidRPr="00106CC3" w:rsidRDefault="003A3605" w:rsidP="003A3605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cs-CZ"/>
        </w:rPr>
      </w:pPr>
    </w:p>
    <w:p w14:paraId="5CCB7D8D" w14:textId="4F0E8118" w:rsidR="00C82E91" w:rsidRPr="002B1237" w:rsidRDefault="00A23173" w:rsidP="00C82E91">
      <w:pPr>
        <w:rPr>
          <w:rFonts w:asciiTheme="minorHAnsi" w:hAnsiTheme="minorHAnsi" w:cstheme="minorHAnsi"/>
          <w:bCs/>
          <w:color w:val="000000"/>
          <w:sz w:val="22"/>
          <w:szCs w:val="22"/>
          <w:lang w:val="cs-CZ"/>
        </w:rPr>
      </w:pPr>
      <w:bookmarkStart w:id="10" w:name="_Hlk64454910"/>
      <w:r w:rsidRPr="00106CC3">
        <w:rPr>
          <w:rFonts w:asciiTheme="minorHAnsi" w:hAnsiTheme="minorHAnsi" w:cstheme="minorHAnsi"/>
          <w:b/>
          <w:color w:val="000000"/>
          <w:sz w:val="21"/>
          <w:szCs w:val="21"/>
          <w:highlight w:val="yellow"/>
          <w:lang w:val="cs-CZ"/>
        </w:rPr>
        <w:t>*</w:t>
      </w:r>
      <w:proofErr w:type="spellStart"/>
      <w:r w:rsidRPr="00106CC3">
        <w:rPr>
          <w:rFonts w:asciiTheme="minorHAnsi" w:hAnsiTheme="minorHAnsi" w:cstheme="minorHAnsi"/>
          <w:b/>
          <w:color w:val="000000"/>
          <w:sz w:val="21"/>
          <w:szCs w:val="21"/>
          <w:highlight w:val="yellow"/>
          <w:lang w:val="cs-CZ"/>
        </w:rPr>
        <w:t>Osobitná</w:t>
      </w:r>
      <w:proofErr w:type="spellEnd"/>
      <w:r w:rsidRPr="00106CC3">
        <w:rPr>
          <w:rFonts w:asciiTheme="minorHAnsi" w:hAnsiTheme="minorHAnsi" w:cstheme="minorHAnsi"/>
          <w:b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106CC3">
        <w:rPr>
          <w:rFonts w:asciiTheme="minorHAnsi" w:hAnsiTheme="minorHAnsi" w:cstheme="minorHAnsi"/>
          <w:b/>
          <w:color w:val="000000"/>
          <w:sz w:val="21"/>
          <w:szCs w:val="21"/>
          <w:highlight w:val="yellow"/>
          <w:lang w:val="cs-CZ"/>
        </w:rPr>
        <w:t>situácia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(či už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súvisiaca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nesúvisiaca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nežiaducou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udalosťou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/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reakciou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):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Úmyselné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neúmyselné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predávkovanie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chybné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použitie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(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úmyselné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a nevhodné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použitie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v rozpore so schválenými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informáciami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o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),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zneužitie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(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pretrvávajúce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sporadické,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úmyselné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nadmerné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užívanie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ktoré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je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sprevádzané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škodlivými fyzickými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psychologickými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účinkami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),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použitie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mimo schválených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indikácií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(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úmyselné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použitie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na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liečebný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účel,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ktorý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je v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súlade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so schválenými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informáciami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o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je v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súlade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indikáciami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schválenými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tzv.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compassionate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use – milosrdná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liečba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),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medikačné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chyby (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akékoľvek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chyby v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predpise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podávaní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vydávaní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najmä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tie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ktoré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sú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spôsobené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zámienkou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názvu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pokynmi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na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použitie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nedostatočnými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informáciami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),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pracovná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expozícia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(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expozícia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v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dôsledku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pracovnej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nepracovnej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činnosti),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zlyhanie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očakávaného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farmakologického účinku (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nedostatok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terapeutickej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účinnosti),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expozícia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počas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tehotenstva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(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materská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a/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prenos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prostredníctvom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semena po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otcovskej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expozícii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)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dojčenia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akékoľvek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podozrenie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na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prenos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infekcie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prostredníctvom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nezamýšľaný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terapeutický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prínos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interakcie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liek-liek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-potravina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alebo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-alkohol,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iba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ak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sú spojené s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nežiaducou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udalosťou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/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reakciou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resp. aj bez nej;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Sťažnosť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na kvalitu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a falšované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lieky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,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iba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ak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sú spojené s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nežiaducou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 xml:space="preserve"> 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udalosťou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/</w:t>
      </w:r>
      <w:proofErr w:type="spellStart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reakciou</w:t>
      </w:r>
      <w:proofErr w:type="spellEnd"/>
      <w:r w:rsidRPr="00900C9C">
        <w:rPr>
          <w:rFonts w:asciiTheme="minorHAnsi" w:hAnsiTheme="minorHAnsi" w:cstheme="minorHAnsi"/>
          <w:bCs/>
          <w:color w:val="000000"/>
          <w:sz w:val="21"/>
          <w:szCs w:val="21"/>
          <w:highlight w:val="yellow"/>
          <w:lang w:val="cs-CZ"/>
        </w:rPr>
        <w:t>.</w:t>
      </w:r>
    </w:p>
    <w:p w14:paraId="180BE307" w14:textId="78AFD52D" w:rsidR="003A3605" w:rsidRDefault="003A3605" w:rsidP="00192561">
      <w:pPr>
        <w:pStyle w:val="ListParagraph"/>
        <w:ind w:left="0" w:right="-20"/>
        <w:rPr>
          <w:sz w:val="20"/>
          <w:szCs w:val="20"/>
        </w:rPr>
      </w:pPr>
    </w:p>
    <w:p w14:paraId="2A691261" w14:textId="6E6ADB32" w:rsidR="00192561" w:rsidRDefault="001013B0" w:rsidP="001013B0">
      <w:pPr>
        <w:pStyle w:val="ListParagraph"/>
        <w:ind w:left="0" w:right="-20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4680BF2" wp14:editId="6F5177EF">
            <wp:extent cx="5760720" cy="8152130"/>
            <wp:effectExtent l="0" t="0" r="5080" b="1270"/>
            <wp:docPr id="148991050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10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AD84" w14:textId="77777777" w:rsidR="001013B0" w:rsidRDefault="001013B0" w:rsidP="001013B0">
      <w:pPr>
        <w:pStyle w:val="ListParagraph"/>
        <w:ind w:left="0" w:right="-20"/>
        <w:rPr>
          <w:sz w:val="20"/>
          <w:szCs w:val="20"/>
        </w:rPr>
      </w:pPr>
    </w:p>
    <w:p w14:paraId="0E3612E8" w14:textId="77777777" w:rsidR="001013B0" w:rsidRDefault="001013B0" w:rsidP="001013B0">
      <w:pPr>
        <w:pStyle w:val="ListParagraph"/>
        <w:ind w:left="0" w:right="-20"/>
        <w:rPr>
          <w:sz w:val="20"/>
          <w:szCs w:val="20"/>
        </w:rPr>
      </w:pPr>
    </w:p>
    <w:p w14:paraId="07E1ABE3" w14:textId="77777777" w:rsidR="001013B0" w:rsidRDefault="001013B0" w:rsidP="001013B0">
      <w:pPr>
        <w:pStyle w:val="ListParagraph"/>
        <w:ind w:left="0" w:right="-20"/>
        <w:rPr>
          <w:sz w:val="20"/>
          <w:szCs w:val="20"/>
        </w:rPr>
      </w:pPr>
    </w:p>
    <w:p w14:paraId="4A34D38F" w14:textId="77777777" w:rsidR="001013B0" w:rsidRDefault="001013B0" w:rsidP="001013B0">
      <w:pPr>
        <w:pStyle w:val="ListParagraph"/>
        <w:ind w:left="0" w:right="-20"/>
        <w:rPr>
          <w:sz w:val="20"/>
          <w:szCs w:val="20"/>
        </w:rPr>
      </w:pPr>
    </w:p>
    <w:p w14:paraId="3EDF3C3E" w14:textId="77777777" w:rsidR="001013B0" w:rsidRDefault="001013B0" w:rsidP="001013B0">
      <w:pPr>
        <w:pStyle w:val="ListParagraph"/>
        <w:ind w:left="0" w:right="-20"/>
        <w:rPr>
          <w:sz w:val="20"/>
          <w:szCs w:val="20"/>
        </w:rPr>
      </w:pPr>
    </w:p>
    <w:p w14:paraId="48167044" w14:textId="4D5A62A6" w:rsidR="001013B0" w:rsidRDefault="001013B0" w:rsidP="001013B0">
      <w:pPr>
        <w:pStyle w:val="ListParagraph"/>
        <w:ind w:left="0" w:right="-20"/>
        <w:rPr>
          <w:sz w:val="20"/>
          <w:szCs w:val="20"/>
        </w:rPr>
      </w:pPr>
      <w:r>
        <w:rPr>
          <w:i/>
          <w:noProof/>
          <w:sz w:val="21"/>
          <w:szCs w:val="21"/>
          <w:lang w:val="cs-CZ"/>
        </w:rPr>
        <w:lastRenderedPageBreak/>
        <w:drawing>
          <wp:inline distT="0" distB="0" distL="0" distR="0" wp14:anchorId="1F875DA9" wp14:editId="775C968F">
            <wp:extent cx="5760720" cy="8051165"/>
            <wp:effectExtent l="0" t="0" r="5080" b="635"/>
            <wp:docPr id="1594011561" name="Obrázok 5" descr="Obrázok, na ktorom je text, snímka obrazovky, rovnobežný, rad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11561" name="Obrázok 5" descr="Obrázok, na ktorom je text, snímka obrazovky, rovnobežný, rad&#10;&#10;Automaticky generovaný popis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7BFC" w14:textId="77777777" w:rsidR="00192561" w:rsidRDefault="00192561" w:rsidP="003A3605">
      <w:pPr>
        <w:pStyle w:val="ListParagraph"/>
        <w:ind w:left="1509" w:right="-20"/>
        <w:rPr>
          <w:sz w:val="20"/>
          <w:szCs w:val="20"/>
        </w:rPr>
      </w:pPr>
    </w:p>
    <w:p w14:paraId="281EBF09" w14:textId="77777777" w:rsidR="00192561" w:rsidRPr="00B55B42" w:rsidRDefault="00192561" w:rsidP="003A3605">
      <w:pPr>
        <w:pStyle w:val="ListParagraph"/>
        <w:ind w:left="1509" w:right="-20"/>
        <w:rPr>
          <w:sz w:val="20"/>
          <w:szCs w:val="20"/>
        </w:rPr>
      </w:pPr>
    </w:p>
    <w:bookmarkEnd w:id="10"/>
    <w:p w14:paraId="75E10F4B" w14:textId="0C9224E0" w:rsidR="00B76DC4" w:rsidRDefault="00B76DC4" w:rsidP="00192561">
      <w:pPr>
        <w:pStyle w:val="BodyText3"/>
        <w:widowControl w:val="0"/>
        <w:spacing w:after="0"/>
        <w:jc w:val="both"/>
        <w:rPr>
          <w:i/>
          <w:sz w:val="21"/>
          <w:szCs w:val="21"/>
          <w:lang w:val="cs-CZ"/>
        </w:rPr>
      </w:pPr>
    </w:p>
    <w:sectPr w:rsidR="00B76DC4" w:rsidSect="000260D2">
      <w:head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KOVRANKOVA Jana SLOVAKIA" w:date="2025-03-06T09:45:00Z" w:initials="JS">
    <w:p w14:paraId="26672E8B" w14:textId="77777777" w:rsidR="00716D29" w:rsidRDefault="008A6BBE" w:rsidP="00716D29">
      <w:pPr>
        <w:pStyle w:val="CommentText"/>
        <w:numPr>
          <w:ilvl w:val="0"/>
          <w:numId w:val="0"/>
        </w:numPr>
      </w:pPr>
      <w:r>
        <w:rPr>
          <w:rStyle w:val="CommentReference"/>
        </w:rPr>
        <w:annotationRef/>
      </w:r>
      <w:r w:rsidR="00716D29">
        <w:t>Spodný riadok odstránený aby to nevytváralo mylnú predstavu, že sa má lekár aktívne dopytovať, majú to byť spontánne hlásenia nežiaducich udalostí na základe bežnej terapeutickej praxe.</w:t>
      </w:r>
    </w:p>
  </w:comment>
  <w:comment w:id="9" w:author="SKOVRANKOVA Jana SLOVAKIA" w:date="2025-03-06T09:56:00Z" w:initials="JS">
    <w:p w14:paraId="34205D02" w14:textId="3D827227" w:rsidR="00E11367" w:rsidRDefault="00E11367" w:rsidP="00E11367">
      <w:pPr>
        <w:pStyle w:val="CommentText"/>
        <w:numPr>
          <w:ilvl w:val="0"/>
          <w:numId w:val="0"/>
        </w:numPr>
      </w:pPr>
      <w:r>
        <w:rPr>
          <w:rStyle w:val="CommentReference"/>
        </w:rPr>
        <w:annotationRef/>
      </w:r>
      <w:r>
        <w:t>Prvá veta odstránená: „</w:t>
      </w:r>
      <w:r>
        <w:rPr>
          <w:color w:val="000000"/>
          <w:lang w:val="cs-CZ"/>
        </w:rPr>
        <w:t>S ohľadom na ciele štúdie nie je požadovaný zber informácií o všetkých nežiaducich príhodách.</w:t>
      </w:r>
      <w:r>
        <w:rPr>
          <w:color w:val="000000"/>
        </w:rPr>
        <w:t xml:space="preserve">“ </w:t>
      </w:r>
    </w:p>
    <w:p w14:paraId="589CE2E7" w14:textId="77777777" w:rsidR="00E11367" w:rsidRDefault="00E11367" w:rsidP="00E11367">
      <w:pPr>
        <w:pStyle w:val="CommentText"/>
        <w:numPr>
          <w:ilvl w:val="0"/>
          <w:numId w:val="0"/>
        </w:numPr>
      </w:pPr>
    </w:p>
    <w:p w14:paraId="16830EC5" w14:textId="77777777" w:rsidR="00E11367" w:rsidRDefault="00E11367" w:rsidP="00E11367">
      <w:pPr>
        <w:pStyle w:val="CommentText"/>
        <w:numPr>
          <w:ilvl w:val="0"/>
          <w:numId w:val="0"/>
        </w:numPr>
      </w:pPr>
      <w:r>
        <w:rPr>
          <w:color w:val="000000"/>
        </w:rPr>
        <w:t xml:space="preserve">(budú sa zbierať všetky </w:t>
      </w:r>
      <w:r>
        <w:t>spontánne hlásenia nežiaducich udalostí na základe bežnej terapeutickej praxe.)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672E8B" w15:done="0"/>
  <w15:commentEx w15:paraId="16830E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D3F15E" w16cex:dateUtc="2025-03-06T08:45:00Z"/>
  <w16cex:commentExtensible w16cex:durableId="4334B43E" w16cex:dateUtc="2025-03-06T0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672E8B" w16cid:durableId="55D3F15E"/>
  <w16cid:commentId w16cid:paraId="16830EC5" w16cid:durableId="4334B4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72BF" w14:textId="77777777" w:rsidR="001E0303" w:rsidRDefault="001E0303" w:rsidP="00700FFF">
      <w:r>
        <w:separator/>
      </w:r>
    </w:p>
  </w:endnote>
  <w:endnote w:type="continuationSeparator" w:id="0">
    <w:p w14:paraId="2EEC8DEB" w14:textId="77777777" w:rsidR="001E0303" w:rsidRDefault="001E0303" w:rsidP="0070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51BC" w14:textId="641B24A5" w:rsidR="002E539F" w:rsidRDefault="002E539F" w:rsidP="00C91BC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7EE27D3F" w14:textId="77777777" w:rsidR="002E539F" w:rsidRDefault="002E539F" w:rsidP="009713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0A1AB" w14:textId="77777777" w:rsidR="002E539F" w:rsidRPr="00C91BCB" w:rsidRDefault="002E539F" w:rsidP="00C91BCB">
    <w:pPr>
      <w:pStyle w:val="Footer"/>
      <w:framePr w:wrap="none" w:vAnchor="text" w:hAnchor="page" w:x="10357" w:y="5"/>
      <w:rPr>
        <w:rStyle w:val="PageNumber"/>
        <w:rFonts w:ascii="Calibri" w:hAnsi="Calibri" w:cs="Calibri"/>
      </w:rPr>
    </w:pPr>
    <w:r w:rsidRPr="00C91BCB">
      <w:rPr>
        <w:rStyle w:val="PageNumber"/>
        <w:rFonts w:ascii="Calibri" w:hAnsi="Calibri" w:cs="Calibri"/>
      </w:rPr>
      <w:fldChar w:fldCharType="begin"/>
    </w:r>
    <w:r w:rsidRPr="00C91BCB">
      <w:rPr>
        <w:rStyle w:val="PageNumber"/>
        <w:rFonts w:ascii="Calibri" w:hAnsi="Calibri" w:cs="Calibri"/>
      </w:rPr>
      <w:instrText xml:space="preserve"> PAGE </w:instrText>
    </w:r>
    <w:r w:rsidRPr="00C91BCB">
      <w:rPr>
        <w:rStyle w:val="PageNumber"/>
        <w:rFonts w:ascii="Calibri" w:hAnsi="Calibri" w:cs="Calibri"/>
      </w:rPr>
      <w:fldChar w:fldCharType="separate"/>
    </w:r>
    <w:r>
      <w:rPr>
        <w:rStyle w:val="PageNumber"/>
        <w:rFonts w:ascii="Calibri" w:hAnsi="Calibri" w:cs="Calibri"/>
        <w:noProof/>
      </w:rPr>
      <w:t>38</w:t>
    </w:r>
    <w:r w:rsidRPr="00C91BCB">
      <w:rPr>
        <w:rStyle w:val="PageNumber"/>
        <w:rFonts w:ascii="Calibri" w:hAnsi="Calibri" w:cs="Calibri"/>
      </w:rPr>
      <w:fldChar w:fldCharType="end"/>
    </w:r>
  </w:p>
  <w:p w14:paraId="01A6FE88" w14:textId="77777777" w:rsidR="002E539F" w:rsidRPr="00C91BCB" w:rsidRDefault="002E539F" w:rsidP="00C91BCB">
    <w:pPr>
      <w:pStyle w:val="Footer"/>
      <w:ind w:right="360"/>
      <w:rPr>
        <w:rFonts w:ascii="Calibri" w:hAnsi="Calibri" w:cs="Calibri"/>
        <w:i/>
      </w:rPr>
    </w:pPr>
    <w:proofErr w:type="spellStart"/>
    <w:r>
      <w:rPr>
        <w:rFonts w:ascii="Calibri" w:hAnsi="Calibri" w:cs="Calibri"/>
        <w:i/>
        <w:sz w:val="18"/>
      </w:rPr>
      <w:t>Confidential</w:t>
    </w:r>
    <w:proofErr w:type="spellEnd"/>
    <w:r w:rsidRPr="00C91BCB">
      <w:rPr>
        <w:rFonts w:ascii="Calibri" w:hAnsi="Calibri" w:cs="Calibri"/>
        <w:i/>
      </w:rPr>
      <w:tab/>
    </w:r>
    <w:r w:rsidRPr="00C91BCB">
      <w:rPr>
        <w:rFonts w:ascii="Calibri" w:hAnsi="Calibri" w:cs="Calibri"/>
        <w:i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673CF" w14:textId="77777777" w:rsidR="001E0303" w:rsidRDefault="001E0303" w:rsidP="00700FFF">
      <w:r>
        <w:separator/>
      </w:r>
    </w:p>
  </w:footnote>
  <w:footnote w:type="continuationSeparator" w:id="0">
    <w:p w14:paraId="3C68ACF1" w14:textId="77777777" w:rsidR="001E0303" w:rsidRDefault="001E0303" w:rsidP="00700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8077" w14:textId="77777777" w:rsidR="002E539F" w:rsidRPr="00C91BCB" w:rsidRDefault="002E539F" w:rsidP="00DD408B">
    <w:pPr>
      <w:pStyle w:val="Header"/>
      <w:rPr>
        <w:rFonts w:ascii="Calibri" w:hAnsi="Calibri" w:cs="Calibri"/>
        <w:b/>
        <w:sz w:val="18"/>
      </w:rPr>
    </w:pPr>
    <w:proofErr w:type="spellStart"/>
    <w:r>
      <w:rPr>
        <w:rFonts w:ascii="Calibri" w:hAnsi="Calibri" w:cs="Calibri"/>
        <w:b/>
        <w:sz w:val="18"/>
      </w:rPr>
      <w:t>eCRF</w:t>
    </w:r>
    <w:proofErr w:type="spellEnd"/>
    <w:r>
      <w:rPr>
        <w:rFonts w:ascii="Calibri" w:hAnsi="Calibri" w:cs="Calibri"/>
        <w:b/>
        <w:sz w:val="18"/>
      </w:rPr>
      <w:t xml:space="preserve"> </w:t>
    </w:r>
    <w:proofErr w:type="spellStart"/>
    <w:r>
      <w:rPr>
        <w:rFonts w:ascii="Calibri" w:hAnsi="Calibri" w:cs="Calibri"/>
        <w:b/>
        <w:sz w:val="18"/>
      </w:rPr>
      <w:t>layout</w:t>
    </w:r>
    <w:r w:rsidRPr="00C91BCB">
      <w:rPr>
        <w:rFonts w:ascii="Calibri" w:hAnsi="Calibri" w:cs="Calibri"/>
        <w:b/>
        <w:sz w:val="18"/>
      </w:rPr>
      <w:t>Case</w:t>
    </w:r>
    <w:proofErr w:type="spellEnd"/>
    <w:r w:rsidRPr="00C91BCB">
      <w:rPr>
        <w:rFonts w:ascii="Calibri" w:hAnsi="Calibri" w:cs="Calibri"/>
        <w:b/>
        <w:sz w:val="18"/>
      </w:rPr>
      <w:t xml:space="preserve"> report </w:t>
    </w:r>
    <w:proofErr w:type="spellStart"/>
    <w:r w:rsidRPr="00C91BCB">
      <w:rPr>
        <w:rFonts w:ascii="Calibri" w:hAnsi="Calibri" w:cs="Calibri"/>
        <w:b/>
        <w:sz w:val="18"/>
      </w:rPr>
      <w:t>form</w:t>
    </w:r>
    <w:proofErr w:type="spellEnd"/>
  </w:p>
  <w:p w14:paraId="0EC63EE2" w14:textId="77777777" w:rsidR="002E539F" w:rsidRPr="00E91F2F" w:rsidRDefault="002E539F" w:rsidP="00DD408B">
    <w:pPr>
      <w:pStyle w:val="Header"/>
      <w:rPr>
        <w:rFonts w:ascii="Calibri" w:hAnsi="Calibri" w:cs="Calibri"/>
        <w:sz w:val="18"/>
      </w:rPr>
    </w:pPr>
    <w:proofErr w:type="spellStart"/>
    <w:r w:rsidRPr="00E91F2F">
      <w:rPr>
        <w:rFonts w:ascii="Calibri" w:hAnsi="Calibri" w:cs="Calibri"/>
        <w:sz w:val="18"/>
      </w:rPr>
      <w:t>Protocol</w:t>
    </w:r>
    <w:proofErr w:type="spellEnd"/>
    <w:r w:rsidRPr="00E91F2F">
      <w:rPr>
        <w:rFonts w:ascii="Calibri" w:hAnsi="Calibri" w:cs="Calibri"/>
        <w:sz w:val="18"/>
      </w:rPr>
      <w:t xml:space="preserve"> </w:t>
    </w:r>
    <w:proofErr w:type="spellStart"/>
    <w:r w:rsidRPr="00E91F2F">
      <w:rPr>
        <w:rFonts w:ascii="Calibri" w:hAnsi="Calibri" w:cs="Calibri"/>
        <w:sz w:val="18"/>
      </w:rPr>
      <w:t>number</w:t>
    </w:r>
    <w:proofErr w:type="spellEnd"/>
    <w:r w:rsidRPr="00E91F2F">
      <w:rPr>
        <w:rFonts w:ascii="Calibri" w:hAnsi="Calibri" w:cs="Calibri"/>
        <w:sz w:val="18"/>
      </w:rPr>
      <w:t xml:space="preserve">: </w:t>
    </w:r>
  </w:p>
  <w:p w14:paraId="66671BEC" w14:textId="77777777" w:rsidR="002E539F" w:rsidRPr="004B3112" w:rsidRDefault="002E539F" w:rsidP="00C91BCB">
    <w:pPr>
      <w:pStyle w:val="Header"/>
      <w:rPr>
        <w:rFonts w:ascii="Calibri" w:hAnsi="Calibri" w:cs="Calibri"/>
      </w:rPr>
    </w:pPr>
    <w:proofErr w:type="spellStart"/>
    <w:r w:rsidRPr="00E91F2F">
      <w:rPr>
        <w:rFonts w:ascii="Calibri" w:hAnsi="Calibri" w:cs="Calibri"/>
        <w:sz w:val="18"/>
      </w:rPr>
      <w:t>Version</w:t>
    </w:r>
    <w:proofErr w:type="spellEnd"/>
    <w:r w:rsidRPr="00E91F2F">
      <w:rPr>
        <w:rFonts w:ascii="Calibri" w:hAnsi="Calibri" w:cs="Calibri"/>
        <w:sz w:val="18"/>
      </w:rPr>
      <w:t xml:space="preserve"> and </w:t>
    </w:r>
    <w:proofErr w:type="spellStart"/>
    <w:r w:rsidRPr="00E91F2F">
      <w:rPr>
        <w:rFonts w:ascii="Calibri" w:hAnsi="Calibri" w:cs="Calibri"/>
        <w:sz w:val="18"/>
      </w:rPr>
      <w:t>date</w:t>
    </w:r>
    <w:proofErr w:type="spellEnd"/>
    <w:r w:rsidRPr="00E91F2F">
      <w:rPr>
        <w:rFonts w:ascii="Calibri" w:hAnsi="Calibri" w:cs="Calibri"/>
        <w:sz w:val="18"/>
      </w:rPr>
      <w:t xml:space="preserve">: draft </w:t>
    </w:r>
    <w:r>
      <w:rPr>
        <w:rFonts w:ascii="Calibri" w:hAnsi="Calibri" w:cs="Calibri"/>
        <w:sz w:val="18"/>
      </w:rPr>
      <w:t>0</w:t>
    </w:r>
    <w:r w:rsidRPr="00E91F2F">
      <w:rPr>
        <w:rFonts w:ascii="Calibri" w:hAnsi="Calibri" w:cs="Calibri"/>
        <w:sz w:val="18"/>
      </w:rPr>
      <w:t>.</w:t>
    </w:r>
    <w:r>
      <w:rPr>
        <w:rFonts w:ascii="Calibri" w:hAnsi="Calibri" w:cs="Calibri"/>
        <w:sz w:val="18"/>
      </w:rPr>
      <w:t>1</w:t>
    </w:r>
    <w:r w:rsidRPr="00E91F2F">
      <w:rPr>
        <w:rFonts w:ascii="Calibri" w:hAnsi="Calibri" w:cs="Calibri"/>
        <w:sz w:val="18"/>
      </w:rPr>
      <w:t xml:space="preserve">, </w:t>
    </w:r>
    <w:r>
      <w:rPr>
        <w:rFonts w:ascii="Calibri" w:hAnsi="Calibri" w:cs="Calibri"/>
        <w:sz w:val="18"/>
      </w:rPr>
      <w:t>23</w:t>
    </w:r>
    <w:r w:rsidRPr="00E91F2F">
      <w:rPr>
        <w:rFonts w:ascii="Calibri" w:hAnsi="Calibri" w:cs="Calibri"/>
        <w:sz w:val="18"/>
      </w:rPr>
      <w:t>.</w:t>
    </w:r>
    <w:r>
      <w:rPr>
        <w:rFonts w:ascii="Calibri" w:hAnsi="Calibri" w:cs="Calibri"/>
        <w:sz w:val="18"/>
      </w:rPr>
      <w:t>01</w:t>
    </w:r>
    <w:r w:rsidRPr="00E91F2F">
      <w:rPr>
        <w:rFonts w:ascii="Calibri" w:hAnsi="Calibri" w:cs="Calibri"/>
        <w:sz w:val="18"/>
      </w:rPr>
      <w:t>.202</w:t>
    </w:r>
    <w:r>
      <w:rPr>
        <w:rFonts w:ascii="Calibri" w:hAnsi="Calibri" w:cs="Calibri"/>
        <w:sz w:val="18"/>
      </w:rPr>
      <w:t>2</w: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1D8FA" w14:textId="77777777" w:rsidR="002E539F" w:rsidRDefault="002E539F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57EFC" w14:textId="640F1B83" w:rsidR="002E539F" w:rsidRPr="00C91BCB" w:rsidRDefault="002E539F" w:rsidP="00B74A17">
    <w:pPr>
      <w:pStyle w:val="Header"/>
      <w:rPr>
        <w:rFonts w:ascii="Calibri" w:hAnsi="Calibri" w:cs="Calibri"/>
        <w:b/>
        <w:sz w:val="18"/>
      </w:rPr>
    </w:pPr>
    <w:r>
      <w:rPr>
        <w:b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9F52BF" wp14:editId="35B568CE">
              <wp:simplePos x="0" y="0"/>
              <wp:positionH relativeFrom="column">
                <wp:posOffset>4656406</wp:posOffset>
              </wp:positionH>
              <wp:positionV relativeFrom="paragraph">
                <wp:posOffset>-70973</wp:posOffset>
              </wp:positionV>
              <wp:extent cx="1498209" cy="485336"/>
              <wp:effectExtent l="0" t="0" r="635" b="0"/>
              <wp:wrapNone/>
              <wp:docPr id="3" name="Textové po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8209" cy="48533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C94EEC0" w14:textId="77777777" w:rsidR="002E539F" w:rsidRPr="00654ACF" w:rsidRDefault="002E539F" w:rsidP="00F55820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654ACF">
                            <w:rPr>
                              <w:noProof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3E2AABE6" wp14:editId="061162FC">
                                <wp:extent cx="1301750" cy="406400"/>
                                <wp:effectExtent l="0" t="0" r="0" b="0"/>
                                <wp:docPr id="4" name="Image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1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01750" cy="406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F52BF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style="position:absolute;margin-left:366.65pt;margin-top:-5.6pt;width:117.95pt;height:3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" fillcolor="white [3201]" stroked="f" strokeweight=".5pt">
              <v:textbox>
                <w:txbxContent>
                  <w:p w14:paraId="3C94EEC0" w14:textId="77777777" w:rsidR="002E539F" w:rsidRPr="00654ACF" w:rsidRDefault="002E539F" w:rsidP="00F55820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654ACF">
                      <w:rPr>
                        <w:noProof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drawing>
                        <wp:inline distT="0" distB="0" distL="0" distR="0" wp14:anchorId="3E2AABE6" wp14:editId="061162FC">
                          <wp:extent cx="1301750" cy="406400"/>
                          <wp:effectExtent l="0" t="0" r="0" b="0"/>
                          <wp:docPr id="4" name="Image 1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 1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01750" cy="406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proofErr w:type="spellStart"/>
    <w:r>
      <w:rPr>
        <w:rFonts w:ascii="Calibri" w:hAnsi="Calibri" w:cs="Calibri"/>
        <w:b/>
        <w:sz w:val="18"/>
      </w:rPr>
      <w:t>eCRF</w:t>
    </w:r>
    <w:proofErr w:type="spellEnd"/>
    <w:r>
      <w:rPr>
        <w:rFonts w:ascii="Calibri" w:hAnsi="Calibri" w:cs="Calibri"/>
        <w:b/>
        <w:sz w:val="18"/>
      </w:rPr>
      <w:t xml:space="preserve"> </w:t>
    </w:r>
    <w:proofErr w:type="spellStart"/>
    <w:r>
      <w:rPr>
        <w:rFonts w:ascii="Calibri" w:hAnsi="Calibri" w:cs="Calibri"/>
        <w:b/>
        <w:sz w:val="18"/>
      </w:rPr>
      <w:t>layout</w:t>
    </w:r>
    <w:proofErr w:type="spellEnd"/>
  </w:p>
  <w:p w14:paraId="011571DA" w14:textId="4C401559" w:rsidR="002E539F" w:rsidRPr="00B55B42" w:rsidRDefault="002E539F" w:rsidP="00D970E2">
    <w:pPr>
      <w:pStyle w:val="Header"/>
      <w:rPr>
        <w:rFonts w:ascii="Calibri" w:hAnsi="Calibri" w:cs="Calibri"/>
        <w:sz w:val="18"/>
      </w:rPr>
    </w:pPr>
    <w:proofErr w:type="spellStart"/>
    <w:r w:rsidRPr="00E91F2F">
      <w:rPr>
        <w:rFonts w:ascii="Calibri" w:hAnsi="Calibri" w:cs="Calibri"/>
        <w:sz w:val="18"/>
      </w:rPr>
      <w:t>Protocol</w:t>
    </w:r>
    <w:proofErr w:type="spellEnd"/>
    <w:r w:rsidRPr="00E91F2F">
      <w:rPr>
        <w:rFonts w:ascii="Calibri" w:hAnsi="Calibri" w:cs="Calibri"/>
        <w:sz w:val="18"/>
      </w:rPr>
      <w:t xml:space="preserve"> </w:t>
    </w:r>
    <w:proofErr w:type="spellStart"/>
    <w:r w:rsidRPr="00E91F2F">
      <w:rPr>
        <w:rFonts w:ascii="Calibri" w:hAnsi="Calibri" w:cs="Calibri"/>
        <w:sz w:val="18"/>
      </w:rPr>
      <w:t>number</w:t>
    </w:r>
    <w:proofErr w:type="spellEnd"/>
    <w:r w:rsidRPr="00E91F2F">
      <w:rPr>
        <w:rFonts w:ascii="Calibri" w:hAnsi="Calibri" w:cs="Calibri"/>
        <w:sz w:val="18"/>
      </w:rPr>
      <w:t xml:space="preserve">: </w:t>
    </w:r>
    <w:r w:rsidR="009B6CCB" w:rsidRPr="009B6CCB">
      <w:rPr>
        <w:rFonts w:ascii="Calibri" w:hAnsi="Calibri" w:cs="Calibri"/>
        <w:sz w:val="18"/>
      </w:rPr>
      <w:t>IC4-05985-123-SVK</w:t>
    </w:r>
  </w:p>
  <w:p w14:paraId="2EBD65AE" w14:textId="66C2DB9F" w:rsidR="002E539F" w:rsidRPr="000260D2" w:rsidRDefault="002E539F" w:rsidP="000260D2">
    <w:proofErr w:type="spellStart"/>
    <w:r w:rsidRPr="00B55B42">
      <w:rPr>
        <w:rFonts w:ascii="Calibri" w:hAnsi="Calibri" w:cs="Calibri"/>
        <w:sz w:val="18"/>
      </w:rPr>
      <w:t>Version</w:t>
    </w:r>
    <w:proofErr w:type="spellEnd"/>
    <w:r w:rsidRPr="00B55B42">
      <w:rPr>
        <w:rFonts w:ascii="Calibri" w:hAnsi="Calibri" w:cs="Calibri"/>
        <w:sz w:val="18"/>
      </w:rPr>
      <w:t xml:space="preserve"> and </w:t>
    </w:r>
    <w:proofErr w:type="spellStart"/>
    <w:r w:rsidRPr="00B55B42">
      <w:rPr>
        <w:rFonts w:ascii="Calibri" w:hAnsi="Calibri" w:cs="Calibri"/>
        <w:sz w:val="18"/>
      </w:rPr>
      <w:t>date</w:t>
    </w:r>
    <w:proofErr w:type="spellEnd"/>
    <w:r w:rsidRPr="00B55B42">
      <w:rPr>
        <w:rFonts w:ascii="Calibri" w:hAnsi="Calibri" w:cs="Calibri"/>
        <w:sz w:val="18"/>
      </w:rPr>
      <w:t xml:space="preserve">: </w:t>
    </w:r>
    <w:r w:rsidRPr="00B55B42">
      <w:rPr>
        <w:rFonts w:ascii="Calibri" w:hAnsi="Calibri" w:cs="Calibri"/>
        <w:color w:val="000000" w:themeColor="text1"/>
        <w:sz w:val="18"/>
      </w:rPr>
      <w:t>draft 0.</w:t>
    </w:r>
    <w:r w:rsidR="00C114EE">
      <w:rPr>
        <w:rFonts w:ascii="Calibri" w:hAnsi="Calibri" w:cs="Calibri"/>
        <w:color w:val="000000" w:themeColor="text1"/>
        <w:sz w:val="18"/>
      </w:rPr>
      <w:t>7</w:t>
    </w:r>
    <w:r w:rsidRPr="00B55B42">
      <w:rPr>
        <w:rFonts w:ascii="Calibri" w:hAnsi="Calibri" w:cs="Calibri"/>
        <w:color w:val="000000" w:themeColor="text1"/>
        <w:sz w:val="18"/>
      </w:rPr>
      <w:t xml:space="preserve">, </w:t>
    </w:r>
    <w:r w:rsidR="00C114EE">
      <w:rPr>
        <w:rFonts w:ascii="Calibri" w:hAnsi="Calibri" w:cs="Calibri"/>
        <w:color w:val="000000" w:themeColor="text1"/>
        <w:sz w:val="18"/>
      </w:rPr>
      <w:t>04</w:t>
    </w:r>
    <w:r>
      <w:rPr>
        <w:rFonts w:ascii="Calibri" w:hAnsi="Calibri" w:cs="Calibri"/>
        <w:color w:val="000000" w:themeColor="text1"/>
        <w:sz w:val="18"/>
      </w:rPr>
      <w:t xml:space="preserve">. </w:t>
    </w:r>
    <w:r w:rsidR="00C114EE">
      <w:rPr>
        <w:rFonts w:ascii="Calibri" w:hAnsi="Calibri" w:cs="Calibri"/>
        <w:color w:val="000000" w:themeColor="text1"/>
        <w:sz w:val="18"/>
      </w:rPr>
      <w:t xml:space="preserve">marec </w:t>
    </w:r>
    <w:r w:rsidRPr="00B55B42">
      <w:rPr>
        <w:rFonts w:ascii="Calibri" w:hAnsi="Calibri" w:cs="Calibri"/>
        <w:color w:val="000000" w:themeColor="text1"/>
        <w:sz w:val="18"/>
      </w:rPr>
      <w:t>202</w:t>
    </w:r>
    <w:r w:rsidR="00020879">
      <w:rPr>
        <w:rFonts w:ascii="Calibri" w:hAnsi="Calibri" w:cs="Calibri"/>
        <w:color w:val="000000" w:themeColor="text1"/>
        <w:sz w:val="18"/>
      </w:rPr>
      <w:t>5</w:t>
    </w:r>
    <w:r w:rsidRPr="004548FF">
      <w:rPr>
        <w:color w:val="000000" w:themeColor="text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ED2"/>
    <w:multiLevelType w:val="hybridMultilevel"/>
    <w:tmpl w:val="046E32B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556F8"/>
    <w:multiLevelType w:val="hybridMultilevel"/>
    <w:tmpl w:val="6002CA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610DC"/>
    <w:multiLevelType w:val="hybridMultilevel"/>
    <w:tmpl w:val="FD52C5F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669AB"/>
    <w:multiLevelType w:val="hybridMultilevel"/>
    <w:tmpl w:val="361AF1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9023E"/>
    <w:multiLevelType w:val="hybridMultilevel"/>
    <w:tmpl w:val="6D1A1660"/>
    <w:lvl w:ilvl="0" w:tplc="BC00F1D4">
      <w:start w:val="1"/>
      <w:numFmt w:val="decimal"/>
      <w:lvlText w:val="%1)"/>
      <w:lvlJc w:val="left"/>
      <w:pPr>
        <w:ind w:left="720" w:hanging="360"/>
      </w:pPr>
    </w:lvl>
    <w:lvl w:ilvl="1" w:tplc="F044F1C6">
      <w:start w:val="1"/>
      <w:numFmt w:val="decimal"/>
      <w:lvlText w:val="%2)"/>
      <w:lvlJc w:val="left"/>
      <w:pPr>
        <w:ind w:left="720" w:hanging="360"/>
      </w:pPr>
    </w:lvl>
    <w:lvl w:ilvl="2" w:tplc="FAE27DEA">
      <w:start w:val="1"/>
      <w:numFmt w:val="decimal"/>
      <w:lvlText w:val="%3)"/>
      <w:lvlJc w:val="left"/>
      <w:pPr>
        <w:ind w:left="720" w:hanging="360"/>
      </w:pPr>
    </w:lvl>
    <w:lvl w:ilvl="3" w:tplc="E29880C0">
      <w:start w:val="1"/>
      <w:numFmt w:val="decimal"/>
      <w:lvlText w:val="%4)"/>
      <w:lvlJc w:val="left"/>
      <w:pPr>
        <w:ind w:left="720" w:hanging="360"/>
      </w:pPr>
    </w:lvl>
    <w:lvl w:ilvl="4" w:tplc="E42275BE">
      <w:start w:val="1"/>
      <w:numFmt w:val="decimal"/>
      <w:lvlText w:val="%5)"/>
      <w:lvlJc w:val="left"/>
      <w:pPr>
        <w:ind w:left="720" w:hanging="360"/>
      </w:pPr>
    </w:lvl>
    <w:lvl w:ilvl="5" w:tplc="88A00482">
      <w:start w:val="1"/>
      <w:numFmt w:val="decimal"/>
      <w:lvlText w:val="%6)"/>
      <w:lvlJc w:val="left"/>
      <w:pPr>
        <w:ind w:left="720" w:hanging="360"/>
      </w:pPr>
    </w:lvl>
    <w:lvl w:ilvl="6" w:tplc="53844406">
      <w:start w:val="1"/>
      <w:numFmt w:val="decimal"/>
      <w:lvlText w:val="%7)"/>
      <w:lvlJc w:val="left"/>
      <w:pPr>
        <w:ind w:left="720" w:hanging="360"/>
      </w:pPr>
    </w:lvl>
    <w:lvl w:ilvl="7" w:tplc="2346ACE8">
      <w:start w:val="1"/>
      <w:numFmt w:val="decimal"/>
      <w:lvlText w:val="%8)"/>
      <w:lvlJc w:val="left"/>
      <w:pPr>
        <w:ind w:left="720" w:hanging="360"/>
      </w:pPr>
    </w:lvl>
    <w:lvl w:ilvl="8" w:tplc="E92CF75C">
      <w:start w:val="1"/>
      <w:numFmt w:val="decimal"/>
      <w:lvlText w:val="%9)"/>
      <w:lvlJc w:val="left"/>
      <w:pPr>
        <w:ind w:left="720" w:hanging="360"/>
      </w:pPr>
    </w:lvl>
  </w:abstractNum>
  <w:abstractNum w:abstractNumId="5" w15:restartNumberingAfterBreak="0">
    <w:nsid w:val="22512AD8"/>
    <w:multiLevelType w:val="hybridMultilevel"/>
    <w:tmpl w:val="E460BC36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84C00"/>
    <w:multiLevelType w:val="hybridMultilevel"/>
    <w:tmpl w:val="59C65C2E"/>
    <w:lvl w:ilvl="0" w:tplc="01DA5F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90322"/>
    <w:multiLevelType w:val="hybridMultilevel"/>
    <w:tmpl w:val="D9E6ECF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C6686"/>
    <w:multiLevelType w:val="multilevel"/>
    <w:tmpl w:val="F2401962"/>
    <w:styleLink w:val="WWNum17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9" w15:restartNumberingAfterBreak="0">
    <w:nsid w:val="3BE56EF0"/>
    <w:multiLevelType w:val="hybridMultilevel"/>
    <w:tmpl w:val="E292AF2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42B05"/>
    <w:multiLevelType w:val="hybridMultilevel"/>
    <w:tmpl w:val="61F692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66F27"/>
    <w:multiLevelType w:val="hybridMultilevel"/>
    <w:tmpl w:val="F894D4B0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A7025C"/>
    <w:multiLevelType w:val="hybridMultilevel"/>
    <w:tmpl w:val="72186352"/>
    <w:lvl w:ilvl="0" w:tplc="0B0C41A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B27E1"/>
    <w:multiLevelType w:val="hybridMultilevel"/>
    <w:tmpl w:val="5D782034"/>
    <w:lvl w:ilvl="0" w:tplc="B7D4E6EE">
      <w:start w:val="1"/>
      <w:numFmt w:val="decimal"/>
      <w:lvlText w:val="%1)"/>
      <w:lvlJc w:val="left"/>
      <w:pPr>
        <w:ind w:left="720" w:hanging="360"/>
      </w:pPr>
    </w:lvl>
    <w:lvl w:ilvl="1" w:tplc="BA90B514">
      <w:start w:val="1"/>
      <w:numFmt w:val="decimal"/>
      <w:lvlText w:val="%2)"/>
      <w:lvlJc w:val="left"/>
      <w:pPr>
        <w:ind w:left="720" w:hanging="360"/>
      </w:pPr>
    </w:lvl>
    <w:lvl w:ilvl="2" w:tplc="3A58C5C4">
      <w:start w:val="1"/>
      <w:numFmt w:val="decimal"/>
      <w:lvlText w:val="%3)"/>
      <w:lvlJc w:val="left"/>
      <w:pPr>
        <w:ind w:left="720" w:hanging="360"/>
      </w:pPr>
    </w:lvl>
    <w:lvl w:ilvl="3" w:tplc="67E087F6">
      <w:start w:val="1"/>
      <w:numFmt w:val="decimal"/>
      <w:lvlText w:val="%4)"/>
      <w:lvlJc w:val="left"/>
      <w:pPr>
        <w:ind w:left="720" w:hanging="360"/>
      </w:pPr>
    </w:lvl>
    <w:lvl w:ilvl="4" w:tplc="6DF4980C">
      <w:start w:val="1"/>
      <w:numFmt w:val="decimal"/>
      <w:lvlText w:val="%5)"/>
      <w:lvlJc w:val="left"/>
      <w:pPr>
        <w:ind w:left="720" w:hanging="360"/>
      </w:pPr>
    </w:lvl>
    <w:lvl w:ilvl="5" w:tplc="A94C67E8">
      <w:start w:val="1"/>
      <w:numFmt w:val="decimal"/>
      <w:lvlText w:val="%6)"/>
      <w:lvlJc w:val="left"/>
      <w:pPr>
        <w:ind w:left="720" w:hanging="360"/>
      </w:pPr>
    </w:lvl>
    <w:lvl w:ilvl="6" w:tplc="993AD5E4">
      <w:start w:val="1"/>
      <w:numFmt w:val="decimal"/>
      <w:lvlText w:val="%7)"/>
      <w:lvlJc w:val="left"/>
      <w:pPr>
        <w:ind w:left="720" w:hanging="360"/>
      </w:pPr>
    </w:lvl>
    <w:lvl w:ilvl="7" w:tplc="494C7DA4">
      <w:start w:val="1"/>
      <w:numFmt w:val="decimal"/>
      <w:lvlText w:val="%8)"/>
      <w:lvlJc w:val="left"/>
      <w:pPr>
        <w:ind w:left="720" w:hanging="360"/>
      </w:pPr>
    </w:lvl>
    <w:lvl w:ilvl="8" w:tplc="6EAC4E32">
      <w:start w:val="1"/>
      <w:numFmt w:val="decimal"/>
      <w:lvlText w:val="%9)"/>
      <w:lvlJc w:val="left"/>
      <w:pPr>
        <w:ind w:left="720" w:hanging="360"/>
      </w:pPr>
    </w:lvl>
  </w:abstractNum>
  <w:abstractNum w:abstractNumId="14" w15:restartNumberingAfterBreak="0">
    <w:nsid w:val="51E50C2E"/>
    <w:multiLevelType w:val="hybridMultilevel"/>
    <w:tmpl w:val="D088A00C"/>
    <w:lvl w:ilvl="0" w:tplc="7804923E">
      <w:start w:val="1"/>
      <w:numFmt w:val="decimal"/>
      <w:lvlText w:val="%1)"/>
      <w:lvlJc w:val="left"/>
      <w:pPr>
        <w:ind w:left="720" w:hanging="360"/>
      </w:pPr>
    </w:lvl>
    <w:lvl w:ilvl="1" w:tplc="E30E4F22">
      <w:start w:val="1"/>
      <w:numFmt w:val="decimal"/>
      <w:lvlText w:val="%2)"/>
      <w:lvlJc w:val="left"/>
      <w:pPr>
        <w:ind w:left="720" w:hanging="360"/>
      </w:pPr>
    </w:lvl>
    <w:lvl w:ilvl="2" w:tplc="30BA9ED0">
      <w:start w:val="1"/>
      <w:numFmt w:val="decimal"/>
      <w:lvlText w:val="%3)"/>
      <w:lvlJc w:val="left"/>
      <w:pPr>
        <w:ind w:left="720" w:hanging="360"/>
      </w:pPr>
    </w:lvl>
    <w:lvl w:ilvl="3" w:tplc="2B5CEAA2">
      <w:start w:val="1"/>
      <w:numFmt w:val="decimal"/>
      <w:lvlText w:val="%4)"/>
      <w:lvlJc w:val="left"/>
      <w:pPr>
        <w:ind w:left="720" w:hanging="360"/>
      </w:pPr>
    </w:lvl>
    <w:lvl w:ilvl="4" w:tplc="F0101C3C">
      <w:start w:val="1"/>
      <w:numFmt w:val="decimal"/>
      <w:lvlText w:val="%5)"/>
      <w:lvlJc w:val="left"/>
      <w:pPr>
        <w:ind w:left="720" w:hanging="360"/>
      </w:pPr>
    </w:lvl>
    <w:lvl w:ilvl="5" w:tplc="8DA0AC78">
      <w:start w:val="1"/>
      <w:numFmt w:val="decimal"/>
      <w:lvlText w:val="%6)"/>
      <w:lvlJc w:val="left"/>
      <w:pPr>
        <w:ind w:left="720" w:hanging="360"/>
      </w:pPr>
    </w:lvl>
    <w:lvl w:ilvl="6" w:tplc="286880D0">
      <w:start w:val="1"/>
      <w:numFmt w:val="decimal"/>
      <w:lvlText w:val="%7)"/>
      <w:lvlJc w:val="left"/>
      <w:pPr>
        <w:ind w:left="720" w:hanging="360"/>
      </w:pPr>
    </w:lvl>
    <w:lvl w:ilvl="7" w:tplc="2638B4E4">
      <w:start w:val="1"/>
      <w:numFmt w:val="decimal"/>
      <w:lvlText w:val="%8)"/>
      <w:lvlJc w:val="left"/>
      <w:pPr>
        <w:ind w:left="720" w:hanging="360"/>
      </w:pPr>
    </w:lvl>
    <w:lvl w:ilvl="8" w:tplc="3AA08D1A">
      <w:start w:val="1"/>
      <w:numFmt w:val="decimal"/>
      <w:lvlText w:val="%9)"/>
      <w:lvlJc w:val="left"/>
      <w:pPr>
        <w:ind w:left="720" w:hanging="360"/>
      </w:pPr>
    </w:lvl>
  </w:abstractNum>
  <w:abstractNum w:abstractNumId="15" w15:restartNumberingAfterBreak="0">
    <w:nsid w:val="53AF30BD"/>
    <w:multiLevelType w:val="hybridMultilevel"/>
    <w:tmpl w:val="72186352"/>
    <w:lvl w:ilvl="0" w:tplc="0B0C41A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944F9"/>
    <w:multiLevelType w:val="hybridMultilevel"/>
    <w:tmpl w:val="027C98E4"/>
    <w:lvl w:ilvl="0" w:tplc="46FEF31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8C3868"/>
    <w:multiLevelType w:val="hybridMultilevel"/>
    <w:tmpl w:val="667C06B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522673"/>
    <w:multiLevelType w:val="hybridMultilevel"/>
    <w:tmpl w:val="640222C4"/>
    <w:lvl w:ilvl="0" w:tplc="041B0003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4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1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8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7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489" w:hanging="360"/>
      </w:pPr>
      <w:rPr>
        <w:rFonts w:ascii="Wingdings" w:hAnsi="Wingdings" w:hint="default"/>
      </w:rPr>
    </w:lvl>
  </w:abstractNum>
  <w:abstractNum w:abstractNumId="19" w15:restartNumberingAfterBreak="0">
    <w:nsid w:val="5F7547D8"/>
    <w:multiLevelType w:val="hybridMultilevel"/>
    <w:tmpl w:val="72186352"/>
    <w:lvl w:ilvl="0" w:tplc="0B0C41A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DF22AB"/>
    <w:multiLevelType w:val="hybridMultilevel"/>
    <w:tmpl w:val="FD52C5F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45577"/>
    <w:multiLevelType w:val="hybridMultilevel"/>
    <w:tmpl w:val="9D24129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EC0A09"/>
    <w:multiLevelType w:val="hybridMultilevel"/>
    <w:tmpl w:val="61FC65B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87AD1"/>
    <w:multiLevelType w:val="hybridMultilevel"/>
    <w:tmpl w:val="12DE37C6"/>
    <w:lvl w:ilvl="0" w:tplc="041B0001">
      <w:start w:val="1"/>
      <w:numFmt w:val="bullet"/>
      <w:lvlText w:val=""/>
      <w:lvlJc w:val="left"/>
      <w:pPr>
        <w:ind w:left="17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4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1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8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7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489" w:hanging="360"/>
      </w:pPr>
      <w:rPr>
        <w:rFonts w:ascii="Wingdings" w:hAnsi="Wingdings" w:hint="default"/>
      </w:rPr>
    </w:lvl>
  </w:abstractNum>
  <w:abstractNum w:abstractNumId="24" w15:restartNumberingAfterBreak="0">
    <w:nsid w:val="6BEE5D20"/>
    <w:multiLevelType w:val="hybridMultilevel"/>
    <w:tmpl w:val="FD52C5F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94300"/>
    <w:multiLevelType w:val="hybridMultilevel"/>
    <w:tmpl w:val="3C0C07F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231952"/>
    <w:multiLevelType w:val="hybridMultilevel"/>
    <w:tmpl w:val="561AB142"/>
    <w:lvl w:ilvl="0" w:tplc="DF1817E8">
      <w:start w:val="1"/>
      <w:numFmt w:val="decimal"/>
      <w:pStyle w:val="CommentText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315E0B"/>
    <w:multiLevelType w:val="hybridMultilevel"/>
    <w:tmpl w:val="FD52C5F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CD55B0"/>
    <w:multiLevelType w:val="hybridMultilevel"/>
    <w:tmpl w:val="592AF678"/>
    <w:lvl w:ilvl="0" w:tplc="1624D9D4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D269E3"/>
    <w:multiLevelType w:val="hybridMultilevel"/>
    <w:tmpl w:val="EBDE4C72"/>
    <w:lvl w:ilvl="0" w:tplc="041B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C05F2"/>
    <w:multiLevelType w:val="hybridMultilevel"/>
    <w:tmpl w:val="FD52C5F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08766">
    <w:abstractNumId w:val="26"/>
  </w:num>
  <w:num w:numId="2" w16cid:durableId="1899389615">
    <w:abstractNumId w:val="2"/>
  </w:num>
  <w:num w:numId="3" w16cid:durableId="1495728145">
    <w:abstractNumId w:val="12"/>
  </w:num>
  <w:num w:numId="4" w16cid:durableId="1027146536">
    <w:abstractNumId w:val="28"/>
  </w:num>
  <w:num w:numId="5" w16cid:durableId="135495123">
    <w:abstractNumId w:val="15"/>
  </w:num>
  <w:num w:numId="6" w16cid:durableId="1092237119">
    <w:abstractNumId w:val="11"/>
  </w:num>
  <w:num w:numId="7" w16cid:durableId="1748382348">
    <w:abstractNumId w:val="5"/>
  </w:num>
  <w:num w:numId="8" w16cid:durableId="252400932">
    <w:abstractNumId w:val="16"/>
  </w:num>
  <w:num w:numId="9" w16cid:durableId="947784691">
    <w:abstractNumId w:val="27"/>
  </w:num>
  <w:num w:numId="10" w16cid:durableId="674650218">
    <w:abstractNumId w:val="20"/>
  </w:num>
  <w:num w:numId="11" w16cid:durableId="1883321614">
    <w:abstractNumId w:val="24"/>
  </w:num>
  <w:num w:numId="12" w16cid:durableId="237248087">
    <w:abstractNumId w:val="30"/>
  </w:num>
  <w:num w:numId="13" w16cid:durableId="67772865">
    <w:abstractNumId w:val="6"/>
  </w:num>
  <w:num w:numId="14" w16cid:durableId="2067676166">
    <w:abstractNumId w:val="0"/>
  </w:num>
  <w:num w:numId="15" w16cid:durableId="1650596912">
    <w:abstractNumId w:val="19"/>
  </w:num>
  <w:num w:numId="16" w16cid:durableId="202447336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1949522">
    <w:abstractNumId w:val="8"/>
  </w:num>
  <w:num w:numId="18" w16cid:durableId="1844393073">
    <w:abstractNumId w:val="17"/>
  </w:num>
  <w:num w:numId="19" w16cid:durableId="1520849495">
    <w:abstractNumId w:val="25"/>
  </w:num>
  <w:num w:numId="20" w16cid:durableId="126893723">
    <w:abstractNumId w:val="18"/>
  </w:num>
  <w:num w:numId="21" w16cid:durableId="384069139">
    <w:abstractNumId w:val="23"/>
  </w:num>
  <w:num w:numId="22" w16cid:durableId="393434129">
    <w:abstractNumId w:val="7"/>
  </w:num>
  <w:num w:numId="23" w16cid:durableId="1764304580">
    <w:abstractNumId w:val="29"/>
  </w:num>
  <w:num w:numId="24" w16cid:durableId="468548975">
    <w:abstractNumId w:val="3"/>
  </w:num>
  <w:num w:numId="25" w16cid:durableId="281153003">
    <w:abstractNumId w:val="1"/>
  </w:num>
  <w:num w:numId="26" w16cid:durableId="2084060555">
    <w:abstractNumId w:val="21"/>
  </w:num>
  <w:num w:numId="27" w16cid:durableId="849100813">
    <w:abstractNumId w:val="9"/>
  </w:num>
  <w:num w:numId="28" w16cid:durableId="735204066">
    <w:abstractNumId w:val="22"/>
  </w:num>
  <w:num w:numId="29" w16cid:durableId="732237994">
    <w:abstractNumId w:val="13"/>
  </w:num>
  <w:num w:numId="30" w16cid:durableId="715472262">
    <w:abstractNumId w:val="4"/>
  </w:num>
  <w:num w:numId="31" w16cid:durableId="1558512286">
    <w:abstractNumId w:val="14"/>
  </w:num>
  <w:num w:numId="32" w16cid:durableId="734208129">
    <w:abstractNumId w:val="10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KOVRANKOVA Jana SLOVAKIA">
    <w15:presenceInfo w15:providerId="AD" w15:userId="S::jana.skovrankova@servier.com::6d4acbd3-1730-4702-a091-4aac366df736"/>
  </w15:person>
  <w15:person w15:author="Jan Micanko">
    <w15:presenceInfo w15:providerId="AD" w15:userId="S-1-5-21-4133418606-1055107799-137837199-1106"/>
  </w15:person>
  <w15:person w15:author="Martin Grena">
    <w15:presenceInfo w15:providerId="AD" w15:userId="S::martin.grena@karatnet.com::f77ebf37-990a-460a-9d3e-9d008885bd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trackRevision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FF"/>
    <w:rsid w:val="000033E6"/>
    <w:rsid w:val="00004363"/>
    <w:rsid w:val="00006A4B"/>
    <w:rsid w:val="00011756"/>
    <w:rsid w:val="00012406"/>
    <w:rsid w:val="00013FDB"/>
    <w:rsid w:val="00016943"/>
    <w:rsid w:val="000177F2"/>
    <w:rsid w:val="00020879"/>
    <w:rsid w:val="00021DBD"/>
    <w:rsid w:val="00023EA6"/>
    <w:rsid w:val="000260D2"/>
    <w:rsid w:val="00026432"/>
    <w:rsid w:val="00026BB9"/>
    <w:rsid w:val="00026C0C"/>
    <w:rsid w:val="000328F0"/>
    <w:rsid w:val="00033075"/>
    <w:rsid w:val="00033F07"/>
    <w:rsid w:val="00035463"/>
    <w:rsid w:val="00040478"/>
    <w:rsid w:val="00040C31"/>
    <w:rsid w:val="00040E9B"/>
    <w:rsid w:val="000436F0"/>
    <w:rsid w:val="000455DC"/>
    <w:rsid w:val="00047C05"/>
    <w:rsid w:val="000500AC"/>
    <w:rsid w:val="000501C0"/>
    <w:rsid w:val="000502A9"/>
    <w:rsid w:val="00050BAF"/>
    <w:rsid w:val="000514B4"/>
    <w:rsid w:val="00051916"/>
    <w:rsid w:val="00052168"/>
    <w:rsid w:val="000552CF"/>
    <w:rsid w:val="0006212C"/>
    <w:rsid w:val="00062BAF"/>
    <w:rsid w:val="00063F1E"/>
    <w:rsid w:val="00063F5D"/>
    <w:rsid w:val="00065512"/>
    <w:rsid w:val="00065545"/>
    <w:rsid w:val="00066DD0"/>
    <w:rsid w:val="000673B8"/>
    <w:rsid w:val="000712AD"/>
    <w:rsid w:val="00071F4F"/>
    <w:rsid w:val="00073697"/>
    <w:rsid w:val="00074E75"/>
    <w:rsid w:val="00075CDC"/>
    <w:rsid w:val="00076218"/>
    <w:rsid w:val="0007760B"/>
    <w:rsid w:val="000778CF"/>
    <w:rsid w:val="000778D8"/>
    <w:rsid w:val="00080D00"/>
    <w:rsid w:val="00083D62"/>
    <w:rsid w:val="00084872"/>
    <w:rsid w:val="000861C1"/>
    <w:rsid w:val="0008765C"/>
    <w:rsid w:val="000934B2"/>
    <w:rsid w:val="0009411D"/>
    <w:rsid w:val="000963D0"/>
    <w:rsid w:val="00096829"/>
    <w:rsid w:val="000A1840"/>
    <w:rsid w:val="000A257F"/>
    <w:rsid w:val="000A3E1B"/>
    <w:rsid w:val="000A6CFB"/>
    <w:rsid w:val="000A77D1"/>
    <w:rsid w:val="000A7992"/>
    <w:rsid w:val="000A7E35"/>
    <w:rsid w:val="000B13EC"/>
    <w:rsid w:val="000B297A"/>
    <w:rsid w:val="000B3294"/>
    <w:rsid w:val="000B523B"/>
    <w:rsid w:val="000B596A"/>
    <w:rsid w:val="000B5BF5"/>
    <w:rsid w:val="000B63F6"/>
    <w:rsid w:val="000C0B3B"/>
    <w:rsid w:val="000C1ABE"/>
    <w:rsid w:val="000C1B06"/>
    <w:rsid w:val="000C32D1"/>
    <w:rsid w:val="000C3ADD"/>
    <w:rsid w:val="000C3B9D"/>
    <w:rsid w:val="000C4AA6"/>
    <w:rsid w:val="000C5003"/>
    <w:rsid w:val="000C6658"/>
    <w:rsid w:val="000C6EB0"/>
    <w:rsid w:val="000C7C68"/>
    <w:rsid w:val="000D0673"/>
    <w:rsid w:val="000D0F7D"/>
    <w:rsid w:val="000D17B1"/>
    <w:rsid w:val="000D1AE1"/>
    <w:rsid w:val="000D3946"/>
    <w:rsid w:val="000D451C"/>
    <w:rsid w:val="000D7E6C"/>
    <w:rsid w:val="000E14DD"/>
    <w:rsid w:val="000E4C40"/>
    <w:rsid w:val="000E6509"/>
    <w:rsid w:val="000E7280"/>
    <w:rsid w:val="000F0534"/>
    <w:rsid w:val="000F1B71"/>
    <w:rsid w:val="000F288E"/>
    <w:rsid w:val="000F35DA"/>
    <w:rsid w:val="000F44D8"/>
    <w:rsid w:val="000F455B"/>
    <w:rsid w:val="000F7CC3"/>
    <w:rsid w:val="00101392"/>
    <w:rsid w:val="001013B0"/>
    <w:rsid w:val="001017B2"/>
    <w:rsid w:val="00103B9F"/>
    <w:rsid w:val="0010585D"/>
    <w:rsid w:val="00106CB0"/>
    <w:rsid w:val="00106CC3"/>
    <w:rsid w:val="00111826"/>
    <w:rsid w:val="001126C2"/>
    <w:rsid w:val="00117B0E"/>
    <w:rsid w:val="00121652"/>
    <w:rsid w:val="00123E9D"/>
    <w:rsid w:val="001249F9"/>
    <w:rsid w:val="0012551A"/>
    <w:rsid w:val="00125A88"/>
    <w:rsid w:val="00126285"/>
    <w:rsid w:val="001309A0"/>
    <w:rsid w:val="00130B28"/>
    <w:rsid w:val="00130CAC"/>
    <w:rsid w:val="00132CEE"/>
    <w:rsid w:val="00134711"/>
    <w:rsid w:val="00134E1C"/>
    <w:rsid w:val="00135F08"/>
    <w:rsid w:val="00143274"/>
    <w:rsid w:val="0014553C"/>
    <w:rsid w:val="00151E56"/>
    <w:rsid w:val="00152183"/>
    <w:rsid w:val="00153A3A"/>
    <w:rsid w:val="00155208"/>
    <w:rsid w:val="0015656C"/>
    <w:rsid w:val="00156A9D"/>
    <w:rsid w:val="00157C00"/>
    <w:rsid w:val="00160A10"/>
    <w:rsid w:val="00163934"/>
    <w:rsid w:val="0016448C"/>
    <w:rsid w:val="00164D25"/>
    <w:rsid w:val="00165004"/>
    <w:rsid w:val="0016612D"/>
    <w:rsid w:val="001669FE"/>
    <w:rsid w:val="00166F53"/>
    <w:rsid w:val="00170B67"/>
    <w:rsid w:val="00174901"/>
    <w:rsid w:val="001758F6"/>
    <w:rsid w:val="00176138"/>
    <w:rsid w:val="00177170"/>
    <w:rsid w:val="00177467"/>
    <w:rsid w:val="00181932"/>
    <w:rsid w:val="00183E2D"/>
    <w:rsid w:val="0018560C"/>
    <w:rsid w:val="001857D2"/>
    <w:rsid w:val="001860CC"/>
    <w:rsid w:val="001908AA"/>
    <w:rsid w:val="00192561"/>
    <w:rsid w:val="001929A8"/>
    <w:rsid w:val="00193C21"/>
    <w:rsid w:val="00195E7F"/>
    <w:rsid w:val="001A086D"/>
    <w:rsid w:val="001A31ED"/>
    <w:rsid w:val="001A522D"/>
    <w:rsid w:val="001A5F17"/>
    <w:rsid w:val="001A75CE"/>
    <w:rsid w:val="001A7D83"/>
    <w:rsid w:val="001A7ECD"/>
    <w:rsid w:val="001B3752"/>
    <w:rsid w:val="001B7FE4"/>
    <w:rsid w:val="001C0335"/>
    <w:rsid w:val="001C10F6"/>
    <w:rsid w:val="001C1CE7"/>
    <w:rsid w:val="001C22FA"/>
    <w:rsid w:val="001C48E1"/>
    <w:rsid w:val="001C4C48"/>
    <w:rsid w:val="001C6323"/>
    <w:rsid w:val="001C667D"/>
    <w:rsid w:val="001C66ED"/>
    <w:rsid w:val="001D17C5"/>
    <w:rsid w:val="001D4550"/>
    <w:rsid w:val="001D4971"/>
    <w:rsid w:val="001D578E"/>
    <w:rsid w:val="001D594D"/>
    <w:rsid w:val="001D644E"/>
    <w:rsid w:val="001E0303"/>
    <w:rsid w:val="001E0DD0"/>
    <w:rsid w:val="001E3702"/>
    <w:rsid w:val="001E3927"/>
    <w:rsid w:val="001E3C81"/>
    <w:rsid w:val="001E5D81"/>
    <w:rsid w:val="001E6C5B"/>
    <w:rsid w:val="001F1394"/>
    <w:rsid w:val="001F3EEA"/>
    <w:rsid w:val="00202531"/>
    <w:rsid w:val="002030A2"/>
    <w:rsid w:val="00207934"/>
    <w:rsid w:val="0021036A"/>
    <w:rsid w:val="00212377"/>
    <w:rsid w:val="00223526"/>
    <w:rsid w:val="00224079"/>
    <w:rsid w:val="002260F6"/>
    <w:rsid w:val="002324AC"/>
    <w:rsid w:val="00235C23"/>
    <w:rsid w:val="0024027A"/>
    <w:rsid w:val="00244713"/>
    <w:rsid w:val="00250130"/>
    <w:rsid w:val="00250CE4"/>
    <w:rsid w:val="00254705"/>
    <w:rsid w:val="00256B10"/>
    <w:rsid w:val="002601E6"/>
    <w:rsid w:val="0026279B"/>
    <w:rsid w:val="00262C08"/>
    <w:rsid w:val="00263EDA"/>
    <w:rsid w:val="00264DF5"/>
    <w:rsid w:val="002675F6"/>
    <w:rsid w:val="00267999"/>
    <w:rsid w:val="00267E49"/>
    <w:rsid w:val="00270813"/>
    <w:rsid w:val="0027418E"/>
    <w:rsid w:val="00275FD4"/>
    <w:rsid w:val="00276B1F"/>
    <w:rsid w:val="00277FF6"/>
    <w:rsid w:val="0028157B"/>
    <w:rsid w:val="00285EB0"/>
    <w:rsid w:val="002876DA"/>
    <w:rsid w:val="002905C1"/>
    <w:rsid w:val="0029066D"/>
    <w:rsid w:val="00291703"/>
    <w:rsid w:val="00293291"/>
    <w:rsid w:val="00297065"/>
    <w:rsid w:val="002A2013"/>
    <w:rsid w:val="002A4D2D"/>
    <w:rsid w:val="002A5F82"/>
    <w:rsid w:val="002B1237"/>
    <w:rsid w:val="002B2437"/>
    <w:rsid w:val="002B2A0C"/>
    <w:rsid w:val="002B5684"/>
    <w:rsid w:val="002B6AC5"/>
    <w:rsid w:val="002C6158"/>
    <w:rsid w:val="002D1DB3"/>
    <w:rsid w:val="002D2C4B"/>
    <w:rsid w:val="002D57DA"/>
    <w:rsid w:val="002E0838"/>
    <w:rsid w:val="002E1611"/>
    <w:rsid w:val="002E539F"/>
    <w:rsid w:val="002E5D07"/>
    <w:rsid w:val="002E69C5"/>
    <w:rsid w:val="002E6F18"/>
    <w:rsid w:val="002F0603"/>
    <w:rsid w:val="002F0B19"/>
    <w:rsid w:val="002F2F48"/>
    <w:rsid w:val="002F44DE"/>
    <w:rsid w:val="002F4F91"/>
    <w:rsid w:val="002F70F2"/>
    <w:rsid w:val="00304AD8"/>
    <w:rsid w:val="00304BC0"/>
    <w:rsid w:val="00304C6F"/>
    <w:rsid w:val="00305D2C"/>
    <w:rsid w:val="003061A1"/>
    <w:rsid w:val="00306AE4"/>
    <w:rsid w:val="00311820"/>
    <w:rsid w:val="0031290F"/>
    <w:rsid w:val="0032026A"/>
    <w:rsid w:val="003219DB"/>
    <w:rsid w:val="003228AA"/>
    <w:rsid w:val="00325A7B"/>
    <w:rsid w:val="0032777C"/>
    <w:rsid w:val="00331DE2"/>
    <w:rsid w:val="0033417F"/>
    <w:rsid w:val="003370FE"/>
    <w:rsid w:val="00340781"/>
    <w:rsid w:val="00345A65"/>
    <w:rsid w:val="00346665"/>
    <w:rsid w:val="003478FF"/>
    <w:rsid w:val="0034795C"/>
    <w:rsid w:val="00347CE9"/>
    <w:rsid w:val="00350686"/>
    <w:rsid w:val="003542F9"/>
    <w:rsid w:val="00355379"/>
    <w:rsid w:val="003554C9"/>
    <w:rsid w:val="00355562"/>
    <w:rsid w:val="0035655B"/>
    <w:rsid w:val="00356961"/>
    <w:rsid w:val="00357D92"/>
    <w:rsid w:val="00363D02"/>
    <w:rsid w:val="003667E9"/>
    <w:rsid w:val="00370D93"/>
    <w:rsid w:val="0037371B"/>
    <w:rsid w:val="003753D0"/>
    <w:rsid w:val="003804E6"/>
    <w:rsid w:val="00381D5E"/>
    <w:rsid w:val="00381DFD"/>
    <w:rsid w:val="00382D1B"/>
    <w:rsid w:val="0038670C"/>
    <w:rsid w:val="003870CC"/>
    <w:rsid w:val="003900F3"/>
    <w:rsid w:val="003913D7"/>
    <w:rsid w:val="003920C1"/>
    <w:rsid w:val="00395950"/>
    <w:rsid w:val="00397292"/>
    <w:rsid w:val="003A028A"/>
    <w:rsid w:val="003A1086"/>
    <w:rsid w:val="003A1901"/>
    <w:rsid w:val="003A1B62"/>
    <w:rsid w:val="003A3605"/>
    <w:rsid w:val="003A4702"/>
    <w:rsid w:val="003A7839"/>
    <w:rsid w:val="003B6389"/>
    <w:rsid w:val="003B73BB"/>
    <w:rsid w:val="003B7FA9"/>
    <w:rsid w:val="003C100B"/>
    <w:rsid w:val="003C1200"/>
    <w:rsid w:val="003C162B"/>
    <w:rsid w:val="003C1AB4"/>
    <w:rsid w:val="003C24FE"/>
    <w:rsid w:val="003C2503"/>
    <w:rsid w:val="003C389C"/>
    <w:rsid w:val="003C67B4"/>
    <w:rsid w:val="003D0551"/>
    <w:rsid w:val="003D14A5"/>
    <w:rsid w:val="003D24D4"/>
    <w:rsid w:val="003E04D0"/>
    <w:rsid w:val="003E0578"/>
    <w:rsid w:val="003E11EB"/>
    <w:rsid w:val="003E1743"/>
    <w:rsid w:val="003E1C16"/>
    <w:rsid w:val="003E1DF0"/>
    <w:rsid w:val="003E521D"/>
    <w:rsid w:val="003F19E1"/>
    <w:rsid w:val="003F37AC"/>
    <w:rsid w:val="003F6102"/>
    <w:rsid w:val="003F748A"/>
    <w:rsid w:val="004010FB"/>
    <w:rsid w:val="00403B09"/>
    <w:rsid w:val="00407E0D"/>
    <w:rsid w:val="00410E3B"/>
    <w:rsid w:val="00412810"/>
    <w:rsid w:val="0041294D"/>
    <w:rsid w:val="004131C4"/>
    <w:rsid w:val="00414510"/>
    <w:rsid w:val="00415689"/>
    <w:rsid w:val="00415E7E"/>
    <w:rsid w:val="00415F43"/>
    <w:rsid w:val="00416422"/>
    <w:rsid w:val="00417BB2"/>
    <w:rsid w:val="00422F46"/>
    <w:rsid w:val="004242C9"/>
    <w:rsid w:val="004309A2"/>
    <w:rsid w:val="0043212D"/>
    <w:rsid w:val="0043317A"/>
    <w:rsid w:val="00433DBD"/>
    <w:rsid w:val="00434CAD"/>
    <w:rsid w:val="0043526D"/>
    <w:rsid w:val="004358B6"/>
    <w:rsid w:val="0043598A"/>
    <w:rsid w:val="00437239"/>
    <w:rsid w:val="00437B75"/>
    <w:rsid w:val="00437C5C"/>
    <w:rsid w:val="0044420A"/>
    <w:rsid w:val="00444744"/>
    <w:rsid w:val="00445DC8"/>
    <w:rsid w:val="0044617D"/>
    <w:rsid w:val="00446516"/>
    <w:rsid w:val="00450A13"/>
    <w:rsid w:val="00451483"/>
    <w:rsid w:val="004515F2"/>
    <w:rsid w:val="004548FF"/>
    <w:rsid w:val="00455286"/>
    <w:rsid w:val="00455EB6"/>
    <w:rsid w:val="0045646E"/>
    <w:rsid w:val="00456543"/>
    <w:rsid w:val="0046202C"/>
    <w:rsid w:val="004624EC"/>
    <w:rsid w:val="00462705"/>
    <w:rsid w:val="00463C0C"/>
    <w:rsid w:val="004642CC"/>
    <w:rsid w:val="00465E99"/>
    <w:rsid w:val="00466D4A"/>
    <w:rsid w:val="0047058A"/>
    <w:rsid w:val="00470D2B"/>
    <w:rsid w:val="0047113A"/>
    <w:rsid w:val="0047356C"/>
    <w:rsid w:val="00475A83"/>
    <w:rsid w:val="0047702B"/>
    <w:rsid w:val="0047750C"/>
    <w:rsid w:val="00477AD4"/>
    <w:rsid w:val="004816AC"/>
    <w:rsid w:val="004832E6"/>
    <w:rsid w:val="00484C81"/>
    <w:rsid w:val="00485114"/>
    <w:rsid w:val="004879D4"/>
    <w:rsid w:val="004932A0"/>
    <w:rsid w:val="00493D88"/>
    <w:rsid w:val="004959BF"/>
    <w:rsid w:val="004A3772"/>
    <w:rsid w:val="004A4C85"/>
    <w:rsid w:val="004A61B4"/>
    <w:rsid w:val="004A7DFF"/>
    <w:rsid w:val="004B2AB8"/>
    <w:rsid w:val="004B3112"/>
    <w:rsid w:val="004B3F5A"/>
    <w:rsid w:val="004B43EE"/>
    <w:rsid w:val="004B5852"/>
    <w:rsid w:val="004B5B3B"/>
    <w:rsid w:val="004B6843"/>
    <w:rsid w:val="004C149A"/>
    <w:rsid w:val="004C2189"/>
    <w:rsid w:val="004C5001"/>
    <w:rsid w:val="004C5E70"/>
    <w:rsid w:val="004C6DC4"/>
    <w:rsid w:val="004C6E1B"/>
    <w:rsid w:val="004D01B7"/>
    <w:rsid w:val="004D30B6"/>
    <w:rsid w:val="004D34D3"/>
    <w:rsid w:val="004D417A"/>
    <w:rsid w:val="004D4452"/>
    <w:rsid w:val="004D4661"/>
    <w:rsid w:val="004D6267"/>
    <w:rsid w:val="004D741F"/>
    <w:rsid w:val="004E08FE"/>
    <w:rsid w:val="004E6552"/>
    <w:rsid w:val="004E7E3E"/>
    <w:rsid w:val="004F0289"/>
    <w:rsid w:val="004F236D"/>
    <w:rsid w:val="004F42D6"/>
    <w:rsid w:val="004F538C"/>
    <w:rsid w:val="004F6BF3"/>
    <w:rsid w:val="00500BB5"/>
    <w:rsid w:val="00501E8D"/>
    <w:rsid w:val="00504056"/>
    <w:rsid w:val="0050494A"/>
    <w:rsid w:val="00505BAC"/>
    <w:rsid w:val="00505E6C"/>
    <w:rsid w:val="0050782D"/>
    <w:rsid w:val="00510058"/>
    <w:rsid w:val="00512A46"/>
    <w:rsid w:val="00513E51"/>
    <w:rsid w:val="00514071"/>
    <w:rsid w:val="00515958"/>
    <w:rsid w:val="00517AC2"/>
    <w:rsid w:val="0052017E"/>
    <w:rsid w:val="00521BDC"/>
    <w:rsid w:val="00522B71"/>
    <w:rsid w:val="00522D1C"/>
    <w:rsid w:val="005240C1"/>
    <w:rsid w:val="00525306"/>
    <w:rsid w:val="00526836"/>
    <w:rsid w:val="00526E35"/>
    <w:rsid w:val="00531252"/>
    <w:rsid w:val="00533930"/>
    <w:rsid w:val="005341F0"/>
    <w:rsid w:val="00534DEA"/>
    <w:rsid w:val="005361BF"/>
    <w:rsid w:val="00536C4B"/>
    <w:rsid w:val="00541674"/>
    <w:rsid w:val="005416D0"/>
    <w:rsid w:val="00544BF6"/>
    <w:rsid w:val="00544CB6"/>
    <w:rsid w:val="0055549E"/>
    <w:rsid w:val="005576D7"/>
    <w:rsid w:val="00560B44"/>
    <w:rsid w:val="005615AB"/>
    <w:rsid w:val="00562709"/>
    <w:rsid w:val="00562DA4"/>
    <w:rsid w:val="00564B79"/>
    <w:rsid w:val="005701DE"/>
    <w:rsid w:val="005739DD"/>
    <w:rsid w:val="00574432"/>
    <w:rsid w:val="0058024A"/>
    <w:rsid w:val="005856E2"/>
    <w:rsid w:val="00586552"/>
    <w:rsid w:val="0059117C"/>
    <w:rsid w:val="00591F31"/>
    <w:rsid w:val="00592E30"/>
    <w:rsid w:val="00593CE4"/>
    <w:rsid w:val="005968AA"/>
    <w:rsid w:val="00596EBF"/>
    <w:rsid w:val="005A10D2"/>
    <w:rsid w:val="005A2E8B"/>
    <w:rsid w:val="005A3247"/>
    <w:rsid w:val="005A3BDB"/>
    <w:rsid w:val="005A4E23"/>
    <w:rsid w:val="005A513D"/>
    <w:rsid w:val="005A69AD"/>
    <w:rsid w:val="005A6A2E"/>
    <w:rsid w:val="005B02A2"/>
    <w:rsid w:val="005B0714"/>
    <w:rsid w:val="005B0983"/>
    <w:rsid w:val="005B0FDB"/>
    <w:rsid w:val="005B2576"/>
    <w:rsid w:val="005B259F"/>
    <w:rsid w:val="005B2C67"/>
    <w:rsid w:val="005B43F4"/>
    <w:rsid w:val="005B5B82"/>
    <w:rsid w:val="005B5C02"/>
    <w:rsid w:val="005B71F5"/>
    <w:rsid w:val="005C1B70"/>
    <w:rsid w:val="005C3C3A"/>
    <w:rsid w:val="005C41EB"/>
    <w:rsid w:val="005C632D"/>
    <w:rsid w:val="005C6909"/>
    <w:rsid w:val="005C6DC1"/>
    <w:rsid w:val="005D1722"/>
    <w:rsid w:val="005D30DA"/>
    <w:rsid w:val="005D46ED"/>
    <w:rsid w:val="005D6AA0"/>
    <w:rsid w:val="005D6C30"/>
    <w:rsid w:val="005D6D35"/>
    <w:rsid w:val="005E11AC"/>
    <w:rsid w:val="005E1BCA"/>
    <w:rsid w:val="005E3161"/>
    <w:rsid w:val="005E48B7"/>
    <w:rsid w:val="005E4C3C"/>
    <w:rsid w:val="005E607F"/>
    <w:rsid w:val="005E7129"/>
    <w:rsid w:val="005E7F73"/>
    <w:rsid w:val="005F1803"/>
    <w:rsid w:val="005F2B09"/>
    <w:rsid w:val="005F2C17"/>
    <w:rsid w:val="005F2EC4"/>
    <w:rsid w:val="005F62B7"/>
    <w:rsid w:val="00601111"/>
    <w:rsid w:val="00601332"/>
    <w:rsid w:val="00601AFE"/>
    <w:rsid w:val="00602CDB"/>
    <w:rsid w:val="00602E4A"/>
    <w:rsid w:val="00603231"/>
    <w:rsid w:val="00603EEF"/>
    <w:rsid w:val="00604107"/>
    <w:rsid w:val="00605717"/>
    <w:rsid w:val="00606072"/>
    <w:rsid w:val="0060637E"/>
    <w:rsid w:val="00613328"/>
    <w:rsid w:val="00613ADE"/>
    <w:rsid w:val="00614760"/>
    <w:rsid w:val="0061575F"/>
    <w:rsid w:val="00616C13"/>
    <w:rsid w:val="00617A66"/>
    <w:rsid w:val="00625E43"/>
    <w:rsid w:val="00626692"/>
    <w:rsid w:val="00635719"/>
    <w:rsid w:val="006365EA"/>
    <w:rsid w:val="00640616"/>
    <w:rsid w:val="00640F7B"/>
    <w:rsid w:val="00641961"/>
    <w:rsid w:val="00645980"/>
    <w:rsid w:val="006461F1"/>
    <w:rsid w:val="006468C0"/>
    <w:rsid w:val="00647F4F"/>
    <w:rsid w:val="00650770"/>
    <w:rsid w:val="006526B8"/>
    <w:rsid w:val="00653397"/>
    <w:rsid w:val="00653EA1"/>
    <w:rsid w:val="00654269"/>
    <w:rsid w:val="0065734B"/>
    <w:rsid w:val="006573FD"/>
    <w:rsid w:val="00660D53"/>
    <w:rsid w:val="00663031"/>
    <w:rsid w:val="00664A1F"/>
    <w:rsid w:val="00665501"/>
    <w:rsid w:val="00667329"/>
    <w:rsid w:val="00670FAF"/>
    <w:rsid w:val="006723C8"/>
    <w:rsid w:val="006801AC"/>
    <w:rsid w:val="00681C6C"/>
    <w:rsid w:val="00687816"/>
    <w:rsid w:val="00690504"/>
    <w:rsid w:val="006929B7"/>
    <w:rsid w:val="006929F1"/>
    <w:rsid w:val="00692AC3"/>
    <w:rsid w:val="00693F2F"/>
    <w:rsid w:val="006947A1"/>
    <w:rsid w:val="006A1205"/>
    <w:rsid w:val="006A6F4A"/>
    <w:rsid w:val="006A7756"/>
    <w:rsid w:val="006B077E"/>
    <w:rsid w:val="006B09A7"/>
    <w:rsid w:val="006B3C65"/>
    <w:rsid w:val="006B4729"/>
    <w:rsid w:val="006B4DE6"/>
    <w:rsid w:val="006B5496"/>
    <w:rsid w:val="006B5523"/>
    <w:rsid w:val="006C22E4"/>
    <w:rsid w:val="006C33A3"/>
    <w:rsid w:val="006C507D"/>
    <w:rsid w:val="006C586B"/>
    <w:rsid w:val="006C5BF4"/>
    <w:rsid w:val="006D042E"/>
    <w:rsid w:val="006D3E3D"/>
    <w:rsid w:val="006D5985"/>
    <w:rsid w:val="006D7553"/>
    <w:rsid w:val="006E22CE"/>
    <w:rsid w:val="006E3AD1"/>
    <w:rsid w:val="006E56FF"/>
    <w:rsid w:val="006E662B"/>
    <w:rsid w:val="006F180F"/>
    <w:rsid w:val="006F2A96"/>
    <w:rsid w:val="006F5CA0"/>
    <w:rsid w:val="006F64CC"/>
    <w:rsid w:val="006F6519"/>
    <w:rsid w:val="00700667"/>
    <w:rsid w:val="00700680"/>
    <w:rsid w:val="00700FFF"/>
    <w:rsid w:val="007017A8"/>
    <w:rsid w:val="007022B8"/>
    <w:rsid w:val="0070292C"/>
    <w:rsid w:val="00704F5B"/>
    <w:rsid w:val="0070533A"/>
    <w:rsid w:val="007061D4"/>
    <w:rsid w:val="00710D5E"/>
    <w:rsid w:val="00712B3F"/>
    <w:rsid w:val="0071396F"/>
    <w:rsid w:val="00713CA8"/>
    <w:rsid w:val="00715D41"/>
    <w:rsid w:val="00715ED8"/>
    <w:rsid w:val="00716D29"/>
    <w:rsid w:val="00722852"/>
    <w:rsid w:val="00723114"/>
    <w:rsid w:val="00724315"/>
    <w:rsid w:val="00731B35"/>
    <w:rsid w:val="00734EA8"/>
    <w:rsid w:val="00735E91"/>
    <w:rsid w:val="0074031E"/>
    <w:rsid w:val="007405C2"/>
    <w:rsid w:val="00741068"/>
    <w:rsid w:val="00744325"/>
    <w:rsid w:val="007454F1"/>
    <w:rsid w:val="00756F98"/>
    <w:rsid w:val="00757155"/>
    <w:rsid w:val="00757C42"/>
    <w:rsid w:val="0076071F"/>
    <w:rsid w:val="00760840"/>
    <w:rsid w:val="00761CC5"/>
    <w:rsid w:val="00762BBC"/>
    <w:rsid w:val="00763338"/>
    <w:rsid w:val="00763843"/>
    <w:rsid w:val="00764B3D"/>
    <w:rsid w:val="00765117"/>
    <w:rsid w:val="007655D1"/>
    <w:rsid w:val="00771AD9"/>
    <w:rsid w:val="00772317"/>
    <w:rsid w:val="00773B79"/>
    <w:rsid w:val="00774183"/>
    <w:rsid w:val="00775B61"/>
    <w:rsid w:val="00775D87"/>
    <w:rsid w:val="0077636C"/>
    <w:rsid w:val="00780926"/>
    <w:rsid w:val="007818A7"/>
    <w:rsid w:val="007869DE"/>
    <w:rsid w:val="007906C5"/>
    <w:rsid w:val="007913FF"/>
    <w:rsid w:val="00794442"/>
    <w:rsid w:val="00794D89"/>
    <w:rsid w:val="007965CA"/>
    <w:rsid w:val="00796926"/>
    <w:rsid w:val="00796D81"/>
    <w:rsid w:val="00797063"/>
    <w:rsid w:val="007A5034"/>
    <w:rsid w:val="007A6B71"/>
    <w:rsid w:val="007A7422"/>
    <w:rsid w:val="007A78B0"/>
    <w:rsid w:val="007B0198"/>
    <w:rsid w:val="007B1B63"/>
    <w:rsid w:val="007B213F"/>
    <w:rsid w:val="007B467E"/>
    <w:rsid w:val="007B59B5"/>
    <w:rsid w:val="007B77EB"/>
    <w:rsid w:val="007B79A3"/>
    <w:rsid w:val="007B7AF7"/>
    <w:rsid w:val="007C0389"/>
    <w:rsid w:val="007C19AE"/>
    <w:rsid w:val="007C1F21"/>
    <w:rsid w:val="007C36E5"/>
    <w:rsid w:val="007C3F4D"/>
    <w:rsid w:val="007C59C5"/>
    <w:rsid w:val="007C7943"/>
    <w:rsid w:val="007D09AA"/>
    <w:rsid w:val="007D19A8"/>
    <w:rsid w:val="007D1EC0"/>
    <w:rsid w:val="007D25B3"/>
    <w:rsid w:val="007D3415"/>
    <w:rsid w:val="007D4ADC"/>
    <w:rsid w:val="007D52E6"/>
    <w:rsid w:val="007D64C2"/>
    <w:rsid w:val="007D67D3"/>
    <w:rsid w:val="007D73EF"/>
    <w:rsid w:val="007E0315"/>
    <w:rsid w:val="007E06E5"/>
    <w:rsid w:val="007E0BAA"/>
    <w:rsid w:val="007E124E"/>
    <w:rsid w:val="007E22F6"/>
    <w:rsid w:val="007E46DD"/>
    <w:rsid w:val="007F04E0"/>
    <w:rsid w:val="007F0A7E"/>
    <w:rsid w:val="007F2D12"/>
    <w:rsid w:val="007F3B06"/>
    <w:rsid w:val="008001A4"/>
    <w:rsid w:val="008016D0"/>
    <w:rsid w:val="008018A0"/>
    <w:rsid w:val="00802810"/>
    <w:rsid w:val="00803610"/>
    <w:rsid w:val="00806B61"/>
    <w:rsid w:val="00810435"/>
    <w:rsid w:val="0081230D"/>
    <w:rsid w:val="00813C18"/>
    <w:rsid w:val="00814317"/>
    <w:rsid w:val="00814BDB"/>
    <w:rsid w:val="00827861"/>
    <w:rsid w:val="00833C75"/>
    <w:rsid w:val="00834E14"/>
    <w:rsid w:val="00836015"/>
    <w:rsid w:val="008370CA"/>
    <w:rsid w:val="0084021F"/>
    <w:rsid w:val="008442F4"/>
    <w:rsid w:val="00846A63"/>
    <w:rsid w:val="008471BC"/>
    <w:rsid w:val="00856729"/>
    <w:rsid w:val="0086043E"/>
    <w:rsid w:val="00860CBC"/>
    <w:rsid w:val="00860FBD"/>
    <w:rsid w:val="00862783"/>
    <w:rsid w:val="00864ECE"/>
    <w:rsid w:val="008651A9"/>
    <w:rsid w:val="00867EC4"/>
    <w:rsid w:val="00875361"/>
    <w:rsid w:val="00877451"/>
    <w:rsid w:val="00880B67"/>
    <w:rsid w:val="00881506"/>
    <w:rsid w:val="00884ABA"/>
    <w:rsid w:val="00885D3C"/>
    <w:rsid w:val="00886A03"/>
    <w:rsid w:val="00890C55"/>
    <w:rsid w:val="0089327B"/>
    <w:rsid w:val="00894B08"/>
    <w:rsid w:val="00895CCC"/>
    <w:rsid w:val="00897834"/>
    <w:rsid w:val="00897DE0"/>
    <w:rsid w:val="008A342D"/>
    <w:rsid w:val="008A50A9"/>
    <w:rsid w:val="008A5E93"/>
    <w:rsid w:val="008A61A7"/>
    <w:rsid w:val="008A6BBE"/>
    <w:rsid w:val="008B20D7"/>
    <w:rsid w:val="008B2F5F"/>
    <w:rsid w:val="008B4237"/>
    <w:rsid w:val="008B5106"/>
    <w:rsid w:val="008B71B1"/>
    <w:rsid w:val="008B7C5A"/>
    <w:rsid w:val="008C07CA"/>
    <w:rsid w:val="008C385F"/>
    <w:rsid w:val="008C64DC"/>
    <w:rsid w:val="008D01B4"/>
    <w:rsid w:val="008D06F8"/>
    <w:rsid w:val="008D106E"/>
    <w:rsid w:val="008D185E"/>
    <w:rsid w:val="008D3262"/>
    <w:rsid w:val="008D4565"/>
    <w:rsid w:val="008D5E91"/>
    <w:rsid w:val="008D67A2"/>
    <w:rsid w:val="008D73C7"/>
    <w:rsid w:val="008D7C12"/>
    <w:rsid w:val="008E2307"/>
    <w:rsid w:val="008E39F2"/>
    <w:rsid w:val="008E4A29"/>
    <w:rsid w:val="008E65EC"/>
    <w:rsid w:val="008E791C"/>
    <w:rsid w:val="008F0C57"/>
    <w:rsid w:val="008F2A10"/>
    <w:rsid w:val="008F2ABA"/>
    <w:rsid w:val="008F4BF3"/>
    <w:rsid w:val="008F7050"/>
    <w:rsid w:val="00900C9C"/>
    <w:rsid w:val="00901599"/>
    <w:rsid w:val="009043DA"/>
    <w:rsid w:val="00905019"/>
    <w:rsid w:val="00907A4A"/>
    <w:rsid w:val="009105C2"/>
    <w:rsid w:val="00910F8D"/>
    <w:rsid w:val="0091137C"/>
    <w:rsid w:val="00913C39"/>
    <w:rsid w:val="00915F27"/>
    <w:rsid w:val="00916F0F"/>
    <w:rsid w:val="0092173F"/>
    <w:rsid w:val="0093248C"/>
    <w:rsid w:val="00934C5C"/>
    <w:rsid w:val="0093773B"/>
    <w:rsid w:val="00937EE8"/>
    <w:rsid w:val="00942A87"/>
    <w:rsid w:val="0094754D"/>
    <w:rsid w:val="00947B7F"/>
    <w:rsid w:val="00950AC1"/>
    <w:rsid w:val="009535E7"/>
    <w:rsid w:val="00953609"/>
    <w:rsid w:val="00953C2F"/>
    <w:rsid w:val="009568A9"/>
    <w:rsid w:val="0095774D"/>
    <w:rsid w:val="00962A9B"/>
    <w:rsid w:val="00963D02"/>
    <w:rsid w:val="0096475A"/>
    <w:rsid w:val="009675B6"/>
    <w:rsid w:val="00971332"/>
    <w:rsid w:val="00972E05"/>
    <w:rsid w:val="009735DE"/>
    <w:rsid w:val="00973F71"/>
    <w:rsid w:val="00974B70"/>
    <w:rsid w:val="00975903"/>
    <w:rsid w:val="00975F27"/>
    <w:rsid w:val="00976682"/>
    <w:rsid w:val="00976781"/>
    <w:rsid w:val="0097708C"/>
    <w:rsid w:val="00977905"/>
    <w:rsid w:val="009800BE"/>
    <w:rsid w:val="009812A0"/>
    <w:rsid w:val="00986C3C"/>
    <w:rsid w:val="00987E40"/>
    <w:rsid w:val="00990768"/>
    <w:rsid w:val="00991F70"/>
    <w:rsid w:val="00995A03"/>
    <w:rsid w:val="009A22E7"/>
    <w:rsid w:val="009A37E1"/>
    <w:rsid w:val="009A5E61"/>
    <w:rsid w:val="009A622B"/>
    <w:rsid w:val="009A69E1"/>
    <w:rsid w:val="009A76CB"/>
    <w:rsid w:val="009A7D2E"/>
    <w:rsid w:val="009B1316"/>
    <w:rsid w:val="009B1D75"/>
    <w:rsid w:val="009B2DF6"/>
    <w:rsid w:val="009B32C1"/>
    <w:rsid w:val="009B34B1"/>
    <w:rsid w:val="009B4592"/>
    <w:rsid w:val="009B50F0"/>
    <w:rsid w:val="009B5255"/>
    <w:rsid w:val="009B5453"/>
    <w:rsid w:val="009B6CCB"/>
    <w:rsid w:val="009C3025"/>
    <w:rsid w:val="009C5710"/>
    <w:rsid w:val="009C5C90"/>
    <w:rsid w:val="009C6553"/>
    <w:rsid w:val="009C6DED"/>
    <w:rsid w:val="009D0EF5"/>
    <w:rsid w:val="009D2C4E"/>
    <w:rsid w:val="009D2E90"/>
    <w:rsid w:val="009D30C4"/>
    <w:rsid w:val="009D3BFA"/>
    <w:rsid w:val="009E0B00"/>
    <w:rsid w:val="009E2CEC"/>
    <w:rsid w:val="009E373C"/>
    <w:rsid w:val="009E559E"/>
    <w:rsid w:val="009E5BD5"/>
    <w:rsid w:val="009E741E"/>
    <w:rsid w:val="009F0F1A"/>
    <w:rsid w:val="009F17B4"/>
    <w:rsid w:val="009F2AFF"/>
    <w:rsid w:val="009F36A7"/>
    <w:rsid w:val="009F59CE"/>
    <w:rsid w:val="009F611C"/>
    <w:rsid w:val="009F6556"/>
    <w:rsid w:val="009F6E2E"/>
    <w:rsid w:val="009F7C2F"/>
    <w:rsid w:val="00A002C4"/>
    <w:rsid w:val="00A011C1"/>
    <w:rsid w:val="00A01C08"/>
    <w:rsid w:val="00A0206B"/>
    <w:rsid w:val="00A05701"/>
    <w:rsid w:val="00A1104B"/>
    <w:rsid w:val="00A131C9"/>
    <w:rsid w:val="00A1738C"/>
    <w:rsid w:val="00A174A7"/>
    <w:rsid w:val="00A17ABA"/>
    <w:rsid w:val="00A21087"/>
    <w:rsid w:val="00A23173"/>
    <w:rsid w:val="00A27379"/>
    <w:rsid w:val="00A27C18"/>
    <w:rsid w:val="00A32DB8"/>
    <w:rsid w:val="00A33B30"/>
    <w:rsid w:val="00A36354"/>
    <w:rsid w:val="00A3683E"/>
    <w:rsid w:val="00A37CA1"/>
    <w:rsid w:val="00A4197C"/>
    <w:rsid w:val="00A43C45"/>
    <w:rsid w:val="00A45444"/>
    <w:rsid w:val="00A46B09"/>
    <w:rsid w:val="00A46C1C"/>
    <w:rsid w:val="00A51302"/>
    <w:rsid w:val="00A51BCE"/>
    <w:rsid w:val="00A63415"/>
    <w:rsid w:val="00A65BC0"/>
    <w:rsid w:val="00A67358"/>
    <w:rsid w:val="00A67D65"/>
    <w:rsid w:val="00A72CB5"/>
    <w:rsid w:val="00A73058"/>
    <w:rsid w:val="00A73AE1"/>
    <w:rsid w:val="00A740F4"/>
    <w:rsid w:val="00A768B4"/>
    <w:rsid w:val="00A77FC3"/>
    <w:rsid w:val="00A81EE8"/>
    <w:rsid w:val="00A82736"/>
    <w:rsid w:val="00A82A85"/>
    <w:rsid w:val="00A82F49"/>
    <w:rsid w:val="00A85EC4"/>
    <w:rsid w:val="00A86206"/>
    <w:rsid w:val="00A8711E"/>
    <w:rsid w:val="00A875AC"/>
    <w:rsid w:val="00A90FEC"/>
    <w:rsid w:val="00A911F4"/>
    <w:rsid w:val="00A91C35"/>
    <w:rsid w:val="00A91F39"/>
    <w:rsid w:val="00A956EA"/>
    <w:rsid w:val="00A96EAB"/>
    <w:rsid w:val="00AA14E4"/>
    <w:rsid w:val="00AA1C35"/>
    <w:rsid w:val="00AA26D9"/>
    <w:rsid w:val="00AA506C"/>
    <w:rsid w:val="00AA799A"/>
    <w:rsid w:val="00AB4D66"/>
    <w:rsid w:val="00AC06BE"/>
    <w:rsid w:val="00AC1771"/>
    <w:rsid w:val="00AC1C60"/>
    <w:rsid w:val="00AC4A7A"/>
    <w:rsid w:val="00AC6A1D"/>
    <w:rsid w:val="00AD241B"/>
    <w:rsid w:val="00AD5BFC"/>
    <w:rsid w:val="00AE123A"/>
    <w:rsid w:val="00AE36A2"/>
    <w:rsid w:val="00AE3B70"/>
    <w:rsid w:val="00AE51C2"/>
    <w:rsid w:val="00AE7955"/>
    <w:rsid w:val="00AF05FE"/>
    <w:rsid w:val="00AF1E83"/>
    <w:rsid w:val="00AF3E42"/>
    <w:rsid w:val="00AF62AD"/>
    <w:rsid w:val="00AF7744"/>
    <w:rsid w:val="00AF7AB1"/>
    <w:rsid w:val="00B0068D"/>
    <w:rsid w:val="00B00AD8"/>
    <w:rsid w:val="00B01B22"/>
    <w:rsid w:val="00B02260"/>
    <w:rsid w:val="00B0754D"/>
    <w:rsid w:val="00B075EE"/>
    <w:rsid w:val="00B130C4"/>
    <w:rsid w:val="00B16297"/>
    <w:rsid w:val="00B21603"/>
    <w:rsid w:val="00B2675F"/>
    <w:rsid w:val="00B31754"/>
    <w:rsid w:val="00B323E8"/>
    <w:rsid w:val="00B32BEA"/>
    <w:rsid w:val="00B43186"/>
    <w:rsid w:val="00B45163"/>
    <w:rsid w:val="00B4621C"/>
    <w:rsid w:val="00B4725A"/>
    <w:rsid w:val="00B51003"/>
    <w:rsid w:val="00B52C27"/>
    <w:rsid w:val="00B52E3B"/>
    <w:rsid w:val="00B53054"/>
    <w:rsid w:val="00B533CD"/>
    <w:rsid w:val="00B53B04"/>
    <w:rsid w:val="00B54260"/>
    <w:rsid w:val="00B55560"/>
    <w:rsid w:val="00B55B42"/>
    <w:rsid w:val="00B5634B"/>
    <w:rsid w:val="00B564B7"/>
    <w:rsid w:val="00B618D2"/>
    <w:rsid w:val="00B61B3C"/>
    <w:rsid w:val="00B62C5E"/>
    <w:rsid w:val="00B64717"/>
    <w:rsid w:val="00B64F88"/>
    <w:rsid w:val="00B67AC1"/>
    <w:rsid w:val="00B727A7"/>
    <w:rsid w:val="00B740AA"/>
    <w:rsid w:val="00B74A17"/>
    <w:rsid w:val="00B76DC4"/>
    <w:rsid w:val="00B77539"/>
    <w:rsid w:val="00B81D0A"/>
    <w:rsid w:val="00B81FAF"/>
    <w:rsid w:val="00B834D8"/>
    <w:rsid w:val="00B84528"/>
    <w:rsid w:val="00B84FE1"/>
    <w:rsid w:val="00B853C6"/>
    <w:rsid w:val="00B8635F"/>
    <w:rsid w:val="00B870D8"/>
    <w:rsid w:val="00B87400"/>
    <w:rsid w:val="00B908EA"/>
    <w:rsid w:val="00B910E4"/>
    <w:rsid w:val="00B9276B"/>
    <w:rsid w:val="00B94E53"/>
    <w:rsid w:val="00B959D6"/>
    <w:rsid w:val="00B967B3"/>
    <w:rsid w:val="00B97041"/>
    <w:rsid w:val="00BA0228"/>
    <w:rsid w:val="00BA11A7"/>
    <w:rsid w:val="00BA4A38"/>
    <w:rsid w:val="00BA52FB"/>
    <w:rsid w:val="00BA69F4"/>
    <w:rsid w:val="00BC139F"/>
    <w:rsid w:val="00BC58AA"/>
    <w:rsid w:val="00BC5C90"/>
    <w:rsid w:val="00BC7601"/>
    <w:rsid w:val="00BD1169"/>
    <w:rsid w:val="00BD2551"/>
    <w:rsid w:val="00BD2C7D"/>
    <w:rsid w:val="00BD4E32"/>
    <w:rsid w:val="00BD55D1"/>
    <w:rsid w:val="00BD6E71"/>
    <w:rsid w:val="00BE32AD"/>
    <w:rsid w:val="00BE4EB9"/>
    <w:rsid w:val="00BE6C98"/>
    <w:rsid w:val="00BF4543"/>
    <w:rsid w:val="00BF49C2"/>
    <w:rsid w:val="00BF59F4"/>
    <w:rsid w:val="00C008E5"/>
    <w:rsid w:val="00C00CAA"/>
    <w:rsid w:val="00C0207D"/>
    <w:rsid w:val="00C02ED9"/>
    <w:rsid w:val="00C03B4A"/>
    <w:rsid w:val="00C0465A"/>
    <w:rsid w:val="00C07BC7"/>
    <w:rsid w:val="00C114EE"/>
    <w:rsid w:val="00C11BFD"/>
    <w:rsid w:val="00C1404C"/>
    <w:rsid w:val="00C1516E"/>
    <w:rsid w:val="00C16E33"/>
    <w:rsid w:val="00C16EA6"/>
    <w:rsid w:val="00C22F8D"/>
    <w:rsid w:val="00C23A86"/>
    <w:rsid w:val="00C248F1"/>
    <w:rsid w:val="00C30A7C"/>
    <w:rsid w:val="00C31417"/>
    <w:rsid w:val="00C3203B"/>
    <w:rsid w:val="00C32C51"/>
    <w:rsid w:val="00C34587"/>
    <w:rsid w:val="00C3777D"/>
    <w:rsid w:val="00C40105"/>
    <w:rsid w:val="00C426E4"/>
    <w:rsid w:val="00C429B5"/>
    <w:rsid w:val="00C42B52"/>
    <w:rsid w:val="00C42E55"/>
    <w:rsid w:val="00C44E89"/>
    <w:rsid w:val="00C45D53"/>
    <w:rsid w:val="00C5389F"/>
    <w:rsid w:val="00C53FBC"/>
    <w:rsid w:val="00C5519D"/>
    <w:rsid w:val="00C61089"/>
    <w:rsid w:val="00C61290"/>
    <w:rsid w:val="00C62805"/>
    <w:rsid w:val="00C62F52"/>
    <w:rsid w:val="00C64373"/>
    <w:rsid w:val="00C67114"/>
    <w:rsid w:val="00C67F22"/>
    <w:rsid w:val="00C70494"/>
    <w:rsid w:val="00C70685"/>
    <w:rsid w:val="00C7077E"/>
    <w:rsid w:val="00C72010"/>
    <w:rsid w:val="00C72850"/>
    <w:rsid w:val="00C773ED"/>
    <w:rsid w:val="00C8256B"/>
    <w:rsid w:val="00C82E91"/>
    <w:rsid w:val="00C86F09"/>
    <w:rsid w:val="00C8721D"/>
    <w:rsid w:val="00C91287"/>
    <w:rsid w:val="00C9135B"/>
    <w:rsid w:val="00C91BCB"/>
    <w:rsid w:val="00C944BB"/>
    <w:rsid w:val="00C944F8"/>
    <w:rsid w:val="00C949C9"/>
    <w:rsid w:val="00C950AD"/>
    <w:rsid w:val="00C95976"/>
    <w:rsid w:val="00C973AB"/>
    <w:rsid w:val="00CA3428"/>
    <w:rsid w:val="00CA44DA"/>
    <w:rsid w:val="00CA44DB"/>
    <w:rsid w:val="00CB3BDA"/>
    <w:rsid w:val="00CB569E"/>
    <w:rsid w:val="00CC126E"/>
    <w:rsid w:val="00CC2E80"/>
    <w:rsid w:val="00CC4C80"/>
    <w:rsid w:val="00CC4DA8"/>
    <w:rsid w:val="00CD0E5E"/>
    <w:rsid w:val="00CD4738"/>
    <w:rsid w:val="00CE03F2"/>
    <w:rsid w:val="00CE1D86"/>
    <w:rsid w:val="00CE53F5"/>
    <w:rsid w:val="00CE5519"/>
    <w:rsid w:val="00CE6B42"/>
    <w:rsid w:val="00CF0ECD"/>
    <w:rsid w:val="00CF1B39"/>
    <w:rsid w:val="00CF3CAC"/>
    <w:rsid w:val="00CF45CF"/>
    <w:rsid w:val="00CF5335"/>
    <w:rsid w:val="00CF7CD6"/>
    <w:rsid w:val="00D05FB3"/>
    <w:rsid w:val="00D063C7"/>
    <w:rsid w:val="00D07EAF"/>
    <w:rsid w:val="00D1012A"/>
    <w:rsid w:val="00D1097C"/>
    <w:rsid w:val="00D11353"/>
    <w:rsid w:val="00D11FF0"/>
    <w:rsid w:val="00D122BA"/>
    <w:rsid w:val="00D12578"/>
    <w:rsid w:val="00D12964"/>
    <w:rsid w:val="00D143E0"/>
    <w:rsid w:val="00D167BD"/>
    <w:rsid w:val="00D21923"/>
    <w:rsid w:val="00D2331B"/>
    <w:rsid w:val="00D23CAD"/>
    <w:rsid w:val="00D24C39"/>
    <w:rsid w:val="00D264D3"/>
    <w:rsid w:val="00D27F16"/>
    <w:rsid w:val="00D34F87"/>
    <w:rsid w:val="00D35E2E"/>
    <w:rsid w:val="00D42150"/>
    <w:rsid w:val="00D449CB"/>
    <w:rsid w:val="00D44B46"/>
    <w:rsid w:val="00D45978"/>
    <w:rsid w:val="00D46637"/>
    <w:rsid w:val="00D51433"/>
    <w:rsid w:val="00D52AA3"/>
    <w:rsid w:val="00D52CE1"/>
    <w:rsid w:val="00D536CD"/>
    <w:rsid w:val="00D56260"/>
    <w:rsid w:val="00D601D9"/>
    <w:rsid w:val="00D60298"/>
    <w:rsid w:val="00D61C05"/>
    <w:rsid w:val="00D61C98"/>
    <w:rsid w:val="00D63529"/>
    <w:rsid w:val="00D70DDA"/>
    <w:rsid w:val="00D72122"/>
    <w:rsid w:val="00D73727"/>
    <w:rsid w:val="00D817E9"/>
    <w:rsid w:val="00D83C85"/>
    <w:rsid w:val="00D849B5"/>
    <w:rsid w:val="00D84F79"/>
    <w:rsid w:val="00D8788F"/>
    <w:rsid w:val="00D91537"/>
    <w:rsid w:val="00D91D11"/>
    <w:rsid w:val="00D93F57"/>
    <w:rsid w:val="00D93F82"/>
    <w:rsid w:val="00D9408D"/>
    <w:rsid w:val="00D9456D"/>
    <w:rsid w:val="00D949EF"/>
    <w:rsid w:val="00D95BDC"/>
    <w:rsid w:val="00D95E6D"/>
    <w:rsid w:val="00D970E2"/>
    <w:rsid w:val="00DA137E"/>
    <w:rsid w:val="00DA176D"/>
    <w:rsid w:val="00DA23FD"/>
    <w:rsid w:val="00DA7831"/>
    <w:rsid w:val="00DB1984"/>
    <w:rsid w:val="00DB2B9E"/>
    <w:rsid w:val="00DB5673"/>
    <w:rsid w:val="00DB6A57"/>
    <w:rsid w:val="00DB6F7A"/>
    <w:rsid w:val="00DB7A39"/>
    <w:rsid w:val="00DC00A8"/>
    <w:rsid w:val="00DC0C1C"/>
    <w:rsid w:val="00DC18E1"/>
    <w:rsid w:val="00DC3004"/>
    <w:rsid w:val="00DC3819"/>
    <w:rsid w:val="00DC441B"/>
    <w:rsid w:val="00DC4CCE"/>
    <w:rsid w:val="00DC597B"/>
    <w:rsid w:val="00DC5CB1"/>
    <w:rsid w:val="00DD1586"/>
    <w:rsid w:val="00DD2DE8"/>
    <w:rsid w:val="00DD408B"/>
    <w:rsid w:val="00DD4384"/>
    <w:rsid w:val="00DD4E89"/>
    <w:rsid w:val="00DD5E59"/>
    <w:rsid w:val="00DD6745"/>
    <w:rsid w:val="00DE0AF2"/>
    <w:rsid w:val="00DE26CC"/>
    <w:rsid w:val="00DE2D3D"/>
    <w:rsid w:val="00DE4B40"/>
    <w:rsid w:val="00DE7FDC"/>
    <w:rsid w:val="00DF34DA"/>
    <w:rsid w:val="00DF4AC6"/>
    <w:rsid w:val="00DF6101"/>
    <w:rsid w:val="00DF63F3"/>
    <w:rsid w:val="00E023EB"/>
    <w:rsid w:val="00E03C49"/>
    <w:rsid w:val="00E03CB4"/>
    <w:rsid w:val="00E046C1"/>
    <w:rsid w:val="00E0557B"/>
    <w:rsid w:val="00E058B5"/>
    <w:rsid w:val="00E06185"/>
    <w:rsid w:val="00E11367"/>
    <w:rsid w:val="00E130AE"/>
    <w:rsid w:val="00E14550"/>
    <w:rsid w:val="00E14E6D"/>
    <w:rsid w:val="00E161C1"/>
    <w:rsid w:val="00E25704"/>
    <w:rsid w:val="00E25E69"/>
    <w:rsid w:val="00E27340"/>
    <w:rsid w:val="00E303B8"/>
    <w:rsid w:val="00E30DB3"/>
    <w:rsid w:val="00E310D8"/>
    <w:rsid w:val="00E31B0D"/>
    <w:rsid w:val="00E33A63"/>
    <w:rsid w:val="00E34C8F"/>
    <w:rsid w:val="00E35E6F"/>
    <w:rsid w:val="00E36851"/>
    <w:rsid w:val="00E371F1"/>
    <w:rsid w:val="00E37FD1"/>
    <w:rsid w:val="00E41535"/>
    <w:rsid w:val="00E4673C"/>
    <w:rsid w:val="00E505D6"/>
    <w:rsid w:val="00E53831"/>
    <w:rsid w:val="00E60003"/>
    <w:rsid w:val="00E60392"/>
    <w:rsid w:val="00E624F0"/>
    <w:rsid w:val="00E62692"/>
    <w:rsid w:val="00E6409C"/>
    <w:rsid w:val="00E65FDA"/>
    <w:rsid w:val="00E669B0"/>
    <w:rsid w:val="00E71EFF"/>
    <w:rsid w:val="00E722B3"/>
    <w:rsid w:val="00E75E6B"/>
    <w:rsid w:val="00E8062C"/>
    <w:rsid w:val="00E8372D"/>
    <w:rsid w:val="00E845FD"/>
    <w:rsid w:val="00E847ED"/>
    <w:rsid w:val="00E91F2F"/>
    <w:rsid w:val="00E9376C"/>
    <w:rsid w:val="00EA0AFC"/>
    <w:rsid w:val="00EA1469"/>
    <w:rsid w:val="00EA759D"/>
    <w:rsid w:val="00EB0674"/>
    <w:rsid w:val="00EB2643"/>
    <w:rsid w:val="00EB2834"/>
    <w:rsid w:val="00EB580B"/>
    <w:rsid w:val="00EB6AD0"/>
    <w:rsid w:val="00EC2A73"/>
    <w:rsid w:val="00EC3D31"/>
    <w:rsid w:val="00EC6968"/>
    <w:rsid w:val="00EC7DE1"/>
    <w:rsid w:val="00ED04FA"/>
    <w:rsid w:val="00ED133C"/>
    <w:rsid w:val="00ED26B5"/>
    <w:rsid w:val="00ED5AAA"/>
    <w:rsid w:val="00ED68C5"/>
    <w:rsid w:val="00ED7477"/>
    <w:rsid w:val="00EE4316"/>
    <w:rsid w:val="00EE4D10"/>
    <w:rsid w:val="00EE5DC9"/>
    <w:rsid w:val="00EF0B99"/>
    <w:rsid w:val="00EF0FF6"/>
    <w:rsid w:val="00EF2DE3"/>
    <w:rsid w:val="00EF4C77"/>
    <w:rsid w:val="00EF5765"/>
    <w:rsid w:val="00EF7AA8"/>
    <w:rsid w:val="00F0290C"/>
    <w:rsid w:val="00F02FF2"/>
    <w:rsid w:val="00F10B72"/>
    <w:rsid w:val="00F17040"/>
    <w:rsid w:val="00F2025F"/>
    <w:rsid w:val="00F20AF4"/>
    <w:rsid w:val="00F23F4B"/>
    <w:rsid w:val="00F27C91"/>
    <w:rsid w:val="00F27E31"/>
    <w:rsid w:val="00F27E33"/>
    <w:rsid w:val="00F31468"/>
    <w:rsid w:val="00F35C7F"/>
    <w:rsid w:val="00F36061"/>
    <w:rsid w:val="00F3659C"/>
    <w:rsid w:val="00F36F3C"/>
    <w:rsid w:val="00F376B4"/>
    <w:rsid w:val="00F4002B"/>
    <w:rsid w:val="00F4027C"/>
    <w:rsid w:val="00F41227"/>
    <w:rsid w:val="00F412EF"/>
    <w:rsid w:val="00F419C1"/>
    <w:rsid w:val="00F450A9"/>
    <w:rsid w:val="00F45BA6"/>
    <w:rsid w:val="00F5012E"/>
    <w:rsid w:val="00F50802"/>
    <w:rsid w:val="00F512BB"/>
    <w:rsid w:val="00F5250C"/>
    <w:rsid w:val="00F5431C"/>
    <w:rsid w:val="00F55820"/>
    <w:rsid w:val="00F56FE7"/>
    <w:rsid w:val="00F57D5A"/>
    <w:rsid w:val="00F60A34"/>
    <w:rsid w:val="00F61560"/>
    <w:rsid w:val="00F62550"/>
    <w:rsid w:val="00F6298C"/>
    <w:rsid w:val="00F62D38"/>
    <w:rsid w:val="00F6349E"/>
    <w:rsid w:val="00F65054"/>
    <w:rsid w:val="00F656D4"/>
    <w:rsid w:val="00F7741F"/>
    <w:rsid w:val="00F807A5"/>
    <w:rsid w:val="00F81FAF"/>
    <w:rsid w:val="00F823D3"/>
    <w:rsid w:val="00F82D4E"/>
    <w:rsid w:val="00F83356"/>
    <w:rsid w:val="00F91663"/>
    <w:rsid w:val="00F92050"/>
    <w:rsid w:val="00F9261B"/>
    <w:rsid w:val="00F942E8"/>
    <w:rsid w:val="00FA44FF"/>
    <w:rsid w:val="00FA4F98"/>
    <w:rsid w:val="00FA7AD9"/>
    <w:rsid w:val="00FB1EF5"/>
    <w:rsid w:val="00FB2B34"/>
    <w:rsid w:val="00FB7BA7"/>
    <w:rsid w:val="00FC058A"/>
    <w:rsid w:val="00FC07FE"/>
    <w:rsid w:val="00FC2874"/>
    <w:rsid w:val="00FC4D72"/>
    <w:rsid w:val="00FC67E3"/>
    <w:rsid w:val="00FD02F9"/>
    <w:rsid w:val="00FD0843"/>
    <w:rsid w:val="00FD11B6"/>
    <w:rsid w:val="00FD2D67"/>
    <w:rsid w:val="00FD44DD"/>
    <w:rsid w:val="00FD49CC"/>
    <w:rsid w:val="00FD5E3C"/>
    <w:rsid w:val="00FE07AF"/>
    <w:rsid w:val="00FE5134"/>
    <w:rsid w:val="00FE714C"/>
    <w:rsid w:val="00FF0C24"/>
    <w:rsid w:val="00FF2007"/>
    <w:rsid w:val="00FF46AA"/>
    <w:rsid w:val="00FF61B4"/>
    <w:rsid w:val="00FF6DDA"/>
    <w:rsid w:val="00FF7317"/>
    <w:rsid w:val="00FF7675"/>
    <w:rsid w:val="00FF7711"/>
    <w:rsid w:val="022E82DE"/>
    <w:rsid w:val="05EE0BDF"/>
    <w:rsid w:val="08F4C03E"/>
    <w:rsid w:val="09F3C04C"/>
    <w:rsid w:val="09F8CCCB"/>
    <w:rsid w:val="0F4993A3"/>
    <w:rsid w:val="12793639"/>
    <w:rsid w:val="1282D005"/>
    <w:rsid w:val="19D5692E"/>
    <w:rsid w:val="1BFEA6AE"/>
    <w:rsid w:val="1E3F3FDC"/>
    <w:rsid w:val="1EE8EFB1"/>
    <w:rsid w:val="21387E54"/>
    <w:rsid w:val="2208CEAD"/>
    <w:rsid w:val="22D29D99"/>
    <w:rsid w:val="22F79BDD"/>
    <w:rsid w:val="27E0FE43"/>
    <w:rsid w:val="2A8CDA84"/>
    <w:rsid w:val="2E357FA7"/>
    <w:rsid w:val="2E6F2FE8"/>
    <w:rsid w:val="2FD2CE43"/>
    <w:rsid w:val="34AA8498"/>
    <w:rsid w:val="3500BE66"/>
    <w:rsid w:val="35ABDC49"/>
    <w:rsid w:val="39D145EE"/>
    <w:rsid w:val="46F84A12"/>
    <w:rsid w:val="4B7FD94F"/>
    <w:rsid w:val="539A42DC"/>
    <w:rsid w:val="53A3DA08"/>
    <w:rsid w:val="54EEBB53"/>
    <w:rsid w:val="55997957"/>
    <w:rsid w:val="577C3F00"/>
    <w:rsid w:val="5AB6F16B"/>
    <w:rsid w:val="5C607E55"/>
    <w:rsid w:val="6062D450"/>
    <w:rsid w:val="69EE6A1F"/>
    <w:rsid w:val="6B3F81DC"/>
    <w:rsid w:val="6C1B9C37"/>
    <w:rsid w:val="6D389627"/>
    <w:rsid w:val="6FE9459B"/>
    <w:rsid w:val="72377FEE"/>
    <w:rsid w:val="74DAE8C5"/>
    <w:rsid w:val="7BDDC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C1A574"/>
  <w15:chartTrackingRefBased/>
  <w15:docId w15:val="{15302D63-60BE-444D-96F2-CEF49FD1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79"/>
    <w:rPr>
      <w:sz w:val="24"/>
      <w:szCs w:val="24"/>
    </w:rPr>
  </w:style>
  <w:style w:type="paragraph" w:styleId="Heading1">
    <w:name w:val="heading 1"/>
    <w:basedOn w:val="TOC1"/>
    <w:link w:val="Heading1Char"/>
    <w:uiPriority w:val="9"/>
    <w:qFormat/>
    <w:rsid w:val="007965CA"/>
    <w:pPr>
      <w:keepNext/>
      <w:spacing w:before="120" w:after="120"/>
      <w:jc w:val="both"/>
      <w:outlineLvl w:val="0"/>
    </w:pPr>
    <w:rPr>
      <w:b/>
      <w:bCs/>
      <w:caps/>
      <w:lang w:val="en-GB" w:eastAsia="x-none"/>
    </w:rPr>
  </w:style>
  <w:style w:type="paragraph" w:styleId="Heading2">
    <w:name w:val="heading 2"/>
    <w:basedOn w:val="TOC2"/>
    <w:link w:val="Heading2Char"/>
    <w:uiPriority w:val="9"/>
    <w:qFormat/>
    <w:rsid w:val="007965CA"/>
    <w:pPr>
      <w:keepNext/>
      <w:tabs>
        <w:tab w:val="left" w:pos="900"/>
        <w:tab w:val="num" w:pos="1080"/>
        <w:tab w:val="right" w:leader="dot" w:pos="8659"/>
      </w:tabs>
      <w:spacing w:after="0" w:line="360" w:lineRule="auto"/>
      <w:ind w:left="1080" w:hanging="900"/>
      <w:jc w:val="both"/>
      <w:outlineLvl w:val="1"/>
    </w:pPr>
    <w:rPr>
      <w:b/>
      <w:szCs w:val="22"/>
      <w:lang w:val="x-none" w:eastAsia="x-none"/>
    </w:rPr>
  </w:style>
  <w:style w:type="paragraph" w:styleId="Heading3">
    <w:name w:val="heading 3"/>
    <w:basedOn w:val="TOC3"/>
    <w:link w:val="Heading3Char"/>
    <w:uiPriority w:val="99"/>
    <w:qFormat/>
    <w:rsid w:val="007965CA"/>
    <w:pPr>
      <w:keepNext/>
      <w:spacing w:after="0"/>
      <w:ind w:left="0"/>
      <w:outlineLvl w:val="2"/>
    </w:pPr>
    <w:rPr>
      <w:b/>
      <w:i/>
      <w:iCs/>
      <w:lang w:eastAsia="x-none"/>
    </w:rPr>
  </w:style>
  <w:style w:type="paragraph" w:styleId="Heading4">
    <w:name w:val="heading 4"/>
    <w:aliases w:val="Part"/>
    <w:basedOn w:val="TOC4"/>
    <w:next w:val="Normal"/>
    <w:link w:val="Heading4Char"/>
    <w:uiPriority w:val="9"/>
    <w:qFormat/>
    <w:rsid w:val="007965CA"/>
    <w:pPr>
      <w:keepNext/>
      <w:spacing w:after="0"/>
      <w:ind w:left="144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7965CA"/>
    <w:pPr>
      <w:keepNext/>
      <w:jc w:val="both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7965CA"/>
    <w:pPr>
      <w:keepNext/>
      <w:spacing w:line="360" w:lineRule="auto"/>
      <w:jc w:val="both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7965CA"/>
    <w:pPr>
      <w:keepNext/>
      <w:spacing w:before="120" w:line="360" w:lineRule="auto"/>
      <w:jc w:val="both"/>
      <w:outlineLvl w:val="6"/>
    </w:pPr>
    <w:rPr>
      <w:rFonts w:ascii="Calibri" w:hAnsi="Calibri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7965CA"/>
    <w:pPr>
      <w:tabs>
        <w:tab w:val="left" w:pos="731"/>
        <w:tab w:val="left" w:pos="4332"/>
        <w:tab w:val="right" w:pos="7878"/>
        <w:tab w:val="right" w:pos="8931"/>
        <w:tab w:val="left" w:pos="9360"/>
      </w:tabs>
      <w:spacing w:before="240" w:after="60"/>
      <w:jc w:val="both"/>
      <w:outlineLvl w:val="7"/>
    </w:pPr>
    <w:rPr>
      <w:rFonts w:ascii="Calibri" w:hAnsi="Calibri"/>
      <w:i/>
      <w:iCs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7965CA"/>
    <w:pPr>
      <w:tabs>
        <w:tab w:val="left" w:pos="731"/>
        <w:tab w:val="left" w:pos="4332"/>
        <w:tab w:val="right" w:pos="7878"/>
        <w:tab w:val="right" w:pos="8931"/>
        <w:tab w:val="left" w:pos="9360"/>
      </w:tabs>
      <w:spacing w:before="240" w:after="60"/>
      <w:jc w:val="both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965CA"/>
    <w:rPr>
      <w:b/>
      <w:bCs/>
      <w:caps/>
      <w:sz w:val="24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65CA"/>
    <w:pPr>
      <w:spacing w:after="100"/>
    </w:pPr>
  </w:style>
  <w:style w:type="character" w:customStyle="1" w:styleId="Heading2Char">
    <w:name w:val="Heading 2 Char"/>
    <w:link w:val="Heading2"/>
    <w:uiPriority w:val="9"/>
    <w:rsid w:val="007965CA"/>
    <w:rPr>
      <w:b/>
      <w:sz w:val="24"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965CA"/>
    <w:pPr>
      <w:spacing w:after="100"/>
      <w:ind w:left="240"/>
    </w:pPr>
  </w:style>
  <w:style w:type="character" w:customStyle="1" w:styleId="Heading3Char">
    <w:name w:val="Heading 3 Char"/>
    <w:link w:val="Heading3"/>
    <w:uiPriority w:val="99"/>
    <w:rsid w:val="007965CA"/>
    <w:rPr>
      <w:b/>
      <w:i/>
      <w:iCs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965CA"/>
    <w:pPr>
      <w:spacing w:after="100"/>
      <w:ind w:left="480"/>
    </w:pPr>
  </w:style>
  <w:style w:type="character" w:customStyle="1" w:styleId="Heading4Char">
    <w:name w:val="Heading 4 Char"/>
    <w:aliases w:val="Part Char"/>
    <w:link w:val="Heading4"/>
    <w:uiPriority w:val="9"/>
    <w:rsid w:val="007965CA"/>
    <w:rPr>
      <w:rFonts w:ascii="Calibri" w:hAnsi="Calibri"/>
      <w:b/>
      <w:bCs/>
      <w:sz w:val="28"/>
      <w:szCs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65CA"/>
    <w:pPr>
      <w:spacing w:after="100"/>
      <w:ind w:left="720"/>
    </w:pPr>
  </w:style>
  <w:style w:type="character" w:customStyle="1" w:styleId="Heading5Char">
    <w:name w:val="Heading 5 Char"/>
    <w:link w:val="Heading5"/>
    <w:uiPriority w:val="9"/>
    <w:rsid w:val="007965CA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7965CA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sid w:val="007965CA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uiPriority w:val="9"/>
    <w:rsid w:val="007965CA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rsid w:val="007965CA"/>
    <w:rPr>
      <w:rFonts w:ascii="Cambria" w:hAnsi="Cambria"/>
      <w:sz w:val="22"/>
      <w:szCs w:val="22"/>
    </w:rPr>
  </w:style>
  <w:style w:type="paragraph" w:styleId="Caption">
    <w:name w:val="caption"/>
    <w:basedOn w:val="Normal"/>
    <w:next w:val="Normal"/>
    <w:uiPriority w:val="35"/>
    <w:qFormat/>
    <w:rsid w:val="007965CA"/>
    <w:pPr>
      <w:spacing w:before="120" w:after="120" w:line="360" w:lineRule="auto"/>
      <w:ind w:left="720"/>
      <w:jc w:val="both"/>
    </w:pPr>
    <w:rPr>
      <w:rFonts w:ascii="Courier New" w:hAnsi="Courier New"/>
      <w:b/>
      <w:bCs/>
      <w:sz w:val="16"/>
    </w:rPr>
  </w:style>
  <w:style w:type="paragraph" w:styleId="Title">
    <w:name w:val="Title"/>
    <w:basedOn w:val="Normal"/>
    <w:link w:val="TitleChar"/>
    <w:uiPriority w:val="10"/>
    <w:qFormat/>
    <w:rsid w:val="007965CA"/>
    <w:pPr>
      <w:jc w:val="center"/>
    </w:pPr>
    <w:rPr>
      <w:b/>
      <w:bCs/>
      <w:lang w:eastAsia="x-none"/>
    </w:rPr>
  </w:style>
  <w:style w:type="character" w:customStyle="1" w:styleId="TitleChar">
    <w:name w:val="Title Char"/>
    <w:link w:val="Title"/>
    <w:uiPriority w:val="10"/>
    <w:rsid w:val="007965CA"/>
    <w:rPr>
      <w:rFonts w:cs="Arial"/>
      <w:b/>
      <w:bCs/>
      <w:sz w:val="24"/>
      <w:lang w:val="en-US"/>
    </w:rPr>
  </w:style>
  <w:style w:type="paragraph" w:styleId="Subtitle">
    <w:name w:val="Subtitle"/>
    <w:basedOn w:val="Normal"/>
    <w:link w:val="SubtitleChar"/>
    <w:uiPriority w:val="11"/>
    <w:qFormat/>
    <w:rsid w:val="007965CA"/>
    <w:pPr>
      <w:spacing w:line="360" w:lineRule="auto"/>
      <w:jc w:val="center"/>
    </w:pPr>
    <w:rPr>
      <w:rFonts w:ascii="Cambria" w:hAnsi="Cambria"/>
      <w:lang w:val="x-none" w:eastAsia="x-none"/>
    </w:rPr>
  </w:style>
  <w:style w:type="character" w:customStyle="1" w:styleId="SubtitleChar">
    <w:name w:val="Subtitle Char"/>
    <w:link w:val="Subtitle"/>
    <w:uiPriority w:val="11"/>
    <w:rsid w:val="007965CA"/>
    <w:rPr>
      <w:rFonts w:ascii="Cambria" w:hAnsi="Cambria"/>
      <w:sz w:val="24"/>
      <w:szCs w:val="24"/>
    </w:rPr>
  </w:style>
  <w:style w:type="character" w:styleId="Strong">
    <w:name w:val="Strong"/>
    <w:uiPriority w:val="22"/>
    <w:qFormat/>
    <w:rsid w:val="007965CA"/>
    <w:rPr>
      <w:rFonts w:cs="Times New Roman"/>
      <w:b/>
      <w:bCs/>
    </w:rPr>
  </w:style>
  <w:style w:type="character" w:styleId="Emphasis">
    <w:name w:val="Emphasis"/>
    <w:qFormat/>
    <w:rsid w:val="007965CA"/>
    <w:rPr>
      <w:i/>
      <w:iCs/>
    </w:rPr>
  </w:style>
  <w:style w:type="paragraph" w:styleId="NoSpacing">
    <w:name w:val="No Spacing"/>
    <w:uiPriority w:val="1"/>
    <w:qFormat/>
    <w:rsid w:val="007965CA"/>
    <w:rPr>
      <w:sz w:val="24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7965C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700FFF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700FFF"/>
    <w:rPr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00FFF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00FFF"/>
    <w:rPr>
      <w:sz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F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0FFF"/>
    <w:rPr>
      <w:rFonts w:ascii="Tahoma" w:hAnsi="Tahoma" w:cs="Tahoma"/>
      <w:sz w:val="16"/>
      <w:szCs w:val="16"/>
      <w:lang w:val="en-US"/>
    </w:rPr>
  </w:style>
  <w:style w:type="paragraph" w:customStyle="1" w:styleId="Bodytext">
    <w:name w:val="Bodytext"/>
    <w:basedOn w:val="Normal"/>
    <w:rsid w:val="00C773ED"/>
    <w:pPr>
      <w:ind w:left="851"/>
    </w:pPr>
    <w:rPr>
      <w:lang w:val="en-GB" w:eastAsia="fr-FR"/>
    </w:rPr>
  </w:style>
  <w:style w:type="character" w:styleId="Hyperlink">
    <w:name w:val="Hyperlink"/>
    <w:rsid w:val="00C773ED"/>
    <w:rPr>
      <w:color w:val="0000FF"/>
      <w:u w:val="single"/>
    </w:rPr>
  </w:style>
  <w:style w:type="paragraph" w:customStyle="1" w:styleId="TableBodyText">
    <w:name w:val="TableBodyText"/>
    <w:basedOn w:val="Normal"/>
    <w:rsid w:val="008E39F2"/>
    <w:pPr>
      <w:spacing w:line="240" w:lineRule="exact"/>
    </w:pPr>
    <w:rPr>
      <w:lang w:val="en-GB"/>
    </w:rPr>
  </w:style>
  <w:style w:type="paragraph" w:styleId="NormalWeb">
    <w:name w:val="Normal (Web)"/>
    <w:basedOn w:val="Normal"/>
    <w:uiPriority w:val="99"/>
    <w:unhideWhenUsed/>
    <w:rsid w:val="003E11EB"/>
    <w:pPr>
      <w:spacing w:before="100" w:beforeAutospacing="1" w:after="100" w:afterAutospacing="1"/>
    </w:pPr>
  </w:style>
  <w:style w:type="character" w:customStyle="1" w:styleId="hps">
    <w:name w:val="hps"/>
    <w:basedOn w:val="DefaultParagraphFont"/>
    <w:rsid w:val="0071396F"/>
  </w:style>
  <w:style w:type="table" w:styleId="TableGrid">
    <w:name w:val="Table Grid"/>
    <w:basedOn w:val="TableNormal"/>
    <w:uiPriority w:val="59"/>
    <w:rsid w:val="004D3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0">
    <w:name w:val="Body Text"/>
    <w:basedOn w:val="Normal"/>
    <w:link w:val="BodyTextChar"/>
    <w:uiPriority w:val="99"/>
    <w:rsid w:val="001D4971"/>
    <w:pPr>
      <w:spacing w:line="360" w:lineRule="auto"/>
      <w:jc w:val="both"/>
    </w:pPr>
  </w:style>
  <w:style w:type="character" w:customStyle="1" w:styleId="BodyTextChar">
    <w:name w:val="Body Text Char"/>
    <w:link w:val="BodyText0"/>
    <w:uiPriority w:val="99"/>
    <w:rsid w:val="001D4971"/>
    <w:rPr>
      <w:sz w:val="24"/>
    </w:rPr>
  </w:style>
  <w:style w:type="paragraph" w:styleId="List2">
    <w:name w:val="List 2"/>
    <w:basedOn w:val="Normal"/>
    <w:uiPriority w:val="99"/>
    <w:rsid w:val="001D4971"/>
    <w:pPr>
      <w:ind w:left="720" w:hanging="360"/>
    </w:pPr>
    <w:rPr>
      <w:lang w:val="en-GB"/>
    </w:rPr>
  </w:style>
  <w:style w:type="paragraph" w:styleId="BodyText3">
    <w:name w:val="Body Text 3"/>
    <w:basedOn w:val="Normal"/>
    <w:link w:val="BodyText3Char"/>
    <w:uiPriority w:val="99"/>
    <w:unhideWhenUsed/>
    <w:rsid w:val="006E3AD1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6E3AD1"/>
    <w:rPr>
      <w:sz w:val="16"/>
      <w:szCs w:val="16"/>
      <w:lang w:val="en-US"/>
    </w:rPr>
  </w:style>
  <w:style w:type="paragraph" w:customStyle="1" w:styleId="TableText">
    <w:name w:val="Table Text"/>
    <w:basedOn w:val="Normal"/>
    <w:rsid w:val="0044420A"/>
    <w:rPr>
      <w:sz w:val="20"/>
    </w:rPr>
  </w:style>
  <w:style w:type="character" w:styleId="CommentReference">
    <w:name w:val="annotation reference"/>
    <w:uiPriority w:val="99"/>
    <w:unhideWhenUsed/>
    <w:rsid w:val="000C6E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4B3D"/>
    <w:pPr>
      <w:numPr>
        <w:numId w:val="1"/>
      </w:numPr>
    </w:pPr>
    <w:rPr>
      <w:sz w:val="20"/>
    </w:rPr>
  </w:style>
  <w:style w:type="character" w:customStyle="1" w:styleId="CommentTextChar">
    <w:name w:val="Comment Text Char"/>
    <w:link w:val="CommentText"/>
    <w:uiPriority w:val="99"/>
    <w:rsid w:val="00764B3D"/>
    <w:rPr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EB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C6EB0"/>
    <w:rPr>
      <w:b/>
      <w:bCs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971332"/>
  </w:style>
  <w:style w:type="paragraph" w:customStyle="1" w:styleId="Default">
    <w:name w:val="Default"/>
    <w:rsid w:val="00AE7955"/>
    <w:pPr>
      <w:autoSpaceDE w:val="0"/>
      <w:autoSpaceDN w:val="0"/>
      <w:adjustRightInd w:val="0"/>
    </w:pPr>
    <w:rPr>
      <w:color w:val="000000"/>
      <w:sz w:val="24"/>
      <w:szCs w:val="24"/>
      <w:lang w:val="cs-CZ" w:eastAsia="en-US"/>
    </w:rPr>
  </w:style>
  <w:style w:type="character" w:customStyle="1" w:styleId="shorttext">
    <w:name w:val="short_text"/>
    <w:rsid w:val="004A7DFF"/>
  </w:style>
  <w:style w:type="character" w:styleId="UnresolvedMention">
    <w:name w:val="Unresolved Mention"/>
    <w:uiPriority w:val="99"/>
    <w:semiHidden/>
    <w:unhideWhenUsed/>
    <w:rsid w:val="00F6349E"/>
    <w:rPr>
      <w:color w:val="808080"/>
      <w:shd w:val="clear" w:color="auto" w:fill="E6E6E6"/>
    </w:rPr>
  </w:style>
  <w:style w:type="paragraph" w:customStyle="1" w:styleId="Textbody">
    <w:name w:val="Text body"/>
    <w:basedOn w:val="Normal"/>
    <w:rsid w:val="008D5E91"/>
    <w:pPr>
      <w:suppressAutoHyphens/>
      <w:autoSpaceDN w:val="0"/>
      <w:spacing w:line="360" w:lineRule="auto"/>
      <w:jc w:val="both"/>
      <w:textAlignment w:val="baseline"/>
    </w:pPr>
    <w:rPr>
      <w:kern w:val="3"/>
      <w:lang w:val="en-US" w:eastAsia="en-US"/>
    </w:rPr>
  </w:style>
  <w:style w:type="numbering" w:customStyle="1" w:styleId="WWNum17">
    <w:name w:val="WWNum17"/>
    <w:basedOn w:val="NoList"/>
    <w:rsid w:val="008D5E91"/>
    <w:pPr>
      <w:numPr>
        <w:numId w:val="17"/>
      </w:numPr>
    </w:pPr>
  </w:style>
  <w:style w:type="paragraph" w:customStyle="1" w:styleId="Zkladntext1">
    <w:name w:val="Základní text1"/>
    <w:basedOn w:val="BodyText0"/>
    <w:rsid w:val="00E36851"/>
    <w:pPr>
      <w:spacing w:before="120" w:after="120"/>
    </w:pPr>
    <w:rPr>
      <w:rFonts w:eastAsia="SimSun"/>
      <w:color w:val="000000"/>
      <w:lang w:val="en-GB"/>
    </w:rPr>
  </w:style>
  <w:style w:type="paragraph" w:styleId="Revision">
    <w:name w:val="Revision"/>
    <w:hidden/>
    <w:uiPriority w:val="99"/>
    <w:semiHidden/>
    <w:rsid w:val="00CF45CF"/>
    <w:rPr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A3605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270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3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9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6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9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2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2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4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69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7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4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7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6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10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6785">
              <w:marLeft w:val="0"/>
              <w:marRight w:val="0"/>
              <w:marTop w:val="0"/>
              <w:marBottom w:val="120"/>
              <w:divBdr>
                <w:top w:val="single" w:sz="6" w:space="0" w:color="C0C0C0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09440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9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4037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7549">
                  <w:marLeft w:val="0"/>
                  <w:marRight w:val="0"/>
                  <w:marTop w:val="0"/>
                  <w:marBottom w:val="120"/>
                  <w:divBdr>
                    <w:top w:val="single" w:sz="6" w:space="0" w:color="F5F5F5"/>
                    <w:left w:val="single" w:sz="6" w:space="0" w:color="F5F5F5"/>
                    <w:bottom w:val="single" w:sz="6" w:space="0" w:color="F5F5F5"/>
                    <w:right w:val="single" w:sz="6" w:space="0" w:color="F5F5F5"/>
                  </w:divBdr>
                  <w:divsChild>
                    <w:div w:id="3363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2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8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4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9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2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542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6972">
                  <w:marLeft w:val="0"/>
                  <w:marRight w:val="0"/>
                  <w:marTop w:val="0"/>
                  <w:marBottom w:val="120"/>
                  <w:divBdr>
                    <w:top w:val="single" w:sz="6" w:space="0" w:color="F5F5F5"/>
                    <w:left w:val="single" w:sz="6" w:space="0" w:color="F5F5F5"/>
                    <w:bottom w:val="single" w:sz="6" w:space="0" w:color="F5F5F5"/>
                    <w:right w:val="single" w:sz="6" w:space="0" w:color="F5F5F5"/>
                  </w:divBdr>
                  <w:divsChild>
                    <w:div w:id="72379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1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8066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4910">
              <w:marLeft w:val="0"/>
              <w:marRight w:val="0"/>
              <w:marTop w:val="0"/>
              <w:marBottom w:val="120"/>
              <w:divBdr>
                <w:top w:val="single" w:sz="6" w:space="0" w:color="C0C0C0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  <w:divsChild>
                <w:div w:id="15834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1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6/09/relationships/commentsIds" Target="commentsId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portal.sukl.sk/eskadra/" TargetMode="Externa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1/relationships/commentsExtended" Target="commentsExtended.xm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http://www.sukl.s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2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mailto:jan.micanko@karatnet.com" TargetMode="External"/><Relationship Id="rId27" Type="http://schemas.microsoft.com/office/2011/relationships/people" Target="peop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6ad773-6416-4da7-91e9-1254fd0265d4" xsi:nil="true"/>
    <lcf76f155ced4ddcb4097134ff3c332f xmlns="b15392a0-cb73-4d10-9f0b-25bbd4ff4c3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F78F24C9735A489BA9E3A3DDCF11C9" ma:contentTypeVersion="18" ma:contentTypeDescription="Create a new document." ma:contentTypeScope="" ma:versionID="d543c81bc685561c0079759258a099eb">
  <xsd:schema xmlns:xsd="http://www.w3.org/2001/XMLSchema" xmlns:xs="http://www.w3.org/2001/XMLSchema" xmlns:p="http://schemas.microsoft.com/office/2006/metadata/properties" xmlns:ns2="b15392a0-cb73-4d10-9f0b-25bbd4ff4c32" xmlns:ns3="436ad773-6416-4da7-91e9-1254fd0265d4" targetNamespace="http://schemas.microsoft.com/office/2006/metadata/properties" ma:root="true" ma:fieldsID="6f88c4fd76c92f434b1cf47c10fd6392" ns2:_="" ns3:_="">
    <xsd:import namespace="b15392a0-cb73-4d10-9f0b-25bbd4ff4c32"/>
    <xsd:import namespace="436ad773-6416-4da7-91e9-1254fd0265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5392a0-cb73-4d10-9f0b-25bbd4ff4c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a06dc81-7351-40b9-acc0-3b5a169b4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ad773-6416-4da7-91e9-1254fd0265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77762ec-4237-46f2-80b1-9c48e3a1346f}" ma:internalName="TaxCatchAll" ma:showField="CatchAllData" ma:web="436ad773-6416-4da7-91e9-1254fd0265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68A4E-48D5-4403-A543-7C13541B96A0}">
  <ds:schemaRefs>
    <ds:schemaRef ds:uri="http://schemas.microsoft.com/office/2006/metadata/properties"/>
    <ds:schemaRef ds:uri="http://schemas.microsoft.com/office/infopath/2007/PartnerControls"/>
    <ds:schemaRef ds:uri="436ad773-6416-4da7-91e9-1254fd0265d4"/>
    <ds:schemaRef ds:uri="b15392a0-cb73-4d10-9f0b-25bbd4ff4c32"/>
  </ds:schemaRefs>
</ds:datastoreItem>
</file>

<file path=customXml/itemProps2.xml><?xml version="1.0" encoding="utf-8"?>
<ds:datastoreItem xmlns:ds="http://schemas.openxmlformats.org/officeDocument/2006/customXml" ds:itemID="{14DBE550-AAAA-4C6C-BF91-58C0016111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F8B360-F82A-46C0-B689-358FD5C1D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5392a0-cb73-4d10-9f0b-25bbd4ff4c32"/>
    <ds:schemaRef ds:uri="436ad773-6416-4da7-91e9-1254fd0265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42773E-4C0F-430A-BB6E-A4F6356A6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8450</TotalTime>
  <Pages>1</Pages>
  <Words>5547</Words>
  <Characters>31622</Characters>
  <Application>Microsoft Office Word</Application>
  <DocSecurity>0</DocSecurity>
  <Lines>263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IC4-05682-106-SVK_eCRF_layout_draft_0.3_clean</vt:lpstr>
      <vt:lpstr>IC4-05682-106-SVK_eCRF_layout_draft_0.3_clean</vt:lpstr>
    </vt:vector>
  </TitlesOfParts>
  <Company>HP</Company>
  <LinksUpToDate>false</LinksUpToDate>
  <CharactersWithSpaces>37095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IC4-05682-106-SVK_eCRF_layout_draft_0.3_clean</dc:title>
  <dc:subject/>
  <dc:creator>JKeszegh</dc:creator>
  <cp:keywords/>
  <cp:lastModifiedBy>Martin Grena</cp:lastModifiedBy>
  <cp:revision>4</cp:revision>
  <cp:lastPrinted>2024-12-03T16:26:00Z</cp:lastPrinted>
  <dcterms:created xsi:type="dcterms:W3CDTF">2025-03-14T15:41:00Z</dcterms:created>
  <dcterms:modified xsi:type="dcterms:W3CDTF">2025-04-11T08:07:00Z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0x010100E3F78F24C9735A489BA9E3A3DDCF11C9</vt:lpwstr>
  </property>
  <property fmtid="{D5CDD505-2E9C-101B-9397-08002B2CF9AE}" pid="3" name="MediaServiceImageTags">
    <vt:lpwstr/>
  </property>
</Properties>
</file>